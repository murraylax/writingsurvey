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255171" w14:textId="77777777" w:rsidR="000C17F0" w:rsidRPr="00D8734D" w:rsidRDefault="000C17F0" w:rsidP="000C17F0">
      <w:pPr>
        <w:pStyle w:val="Heading5"/>
        <w:tabs>
          <w:tab w:val="center" w:pos="4800"/>
          <w:tab w:val="right" w:pos="9500"/>
        </w:tabs>
        <w:ind w:firstLine="0"/>
        <w:jc w:val="center"/>
        <w:rPr>
          <w:rFonts w:ascii="Verdana" w:eastAsiaTheme="minorEastAsia" w:hAnsi="Verdana"/>
          <w:sz w:val="28"/>
          <w:szCs w:val="28"/>
        </w:rPr>
      </w:pPr>
      <w:r w:rsidRPr="00D8734D">
        <w:rPr>
          <w:rFonts w:ascii="Verdana" w:eastAsiaTheme="minorEastAsia" w:hAnsi="Verdana"/>
          <w:sz w:val="28"/>
          <w:szCs w:val="28"/>
        </w:rPr>
        <w:t>Predictors for Students’ Understanding of Writing: Instructor Actions and Student Mindset</w:t>
      </w:r>
    </w:p>
    <w:p w14:paraId="1EB23990" w14:textId="77777777" w:rsidR="000C17F0" w:rsidRPr="008B6639" w:rsidRDefault="000C17F0" w:rsidP="000C17F0">
      <w:pPr>
        <w:tabs>
          <w:tab w:val="center" w:pos="4800"/>
          <w:tab w:val="right" w:pos="9500"/>
        </w:tabs>
        <w:jc w:val="center"/>
        <w:rPr>
          <w:rFonts w:ascii="Verdana" w:hAnsi="Verdana" w:cs="Times New Roman"/>
          <w:noProof/>
          <w:sz w:val="20"/>
          <w:szCs w:val="20"/>
        </w:rPr>
      </w:pPr>
      <w:r w:rsidRPr="000C17F0">
        <w:rPr>
          <w:rFonts w:ascii="Verdana" w:hAnsi="Verdana"/>
          <w:noProof/>
        </w:rPr>
        <w:br/>
      </w:r>
      <w:r w:rsidRPr="008B6639">
        <w:rPr>
          <w:rFonts w:ascii="Verdana" w:hAnsi="Verdana"/>
          <w:noProof/>
          <w:sz w:val="20"/>
          <w:szCs w:val="20"/>
        </w:rPr>
        <w:t>Sara L. Cook</w:t>
      </w:r>
      <w:r w:rsidRPr="008B6639">
        <w:rPr>
          <w:rFonts w:ascii="Verdana" w:hAnsi="Verdana"/>
          <w:noProof/>
          <w:sz w:val="20"/>
          <w:szCs w:val="20"/>
        </w:rPr>
        <w:br/>
        <w:t xml:space="preserve">Viterbo University </w:t>
      </w:r>
      <w:r w:rsidRPr="008B6639">
        <w:rPr>
          <w:rFonts w:ascii="Verdana" w:hAnsi="Verdana"/>
          <w:noProof/>
          <w:sz w:val="20"/>
          <w:szCs w:val="20"/>
        </w:rPr>
        <w:br/>
        <w:t xml:space="preserve"> </w:t>
      </w:r>
      <w:r w:rsidRPr="008B6639">
        <w:rPr>
          <w:rFonts w:ascii="Verdana" w:hAnsi="Verdana"/>
          <w:noProof/>
          <w:sz w:val="20"/>
          <w:szCs w:val="20"/>
        </w:rPr>
        <w:br/>
        <w:t>Sloan Komissarov</w:t>
      </w:r>
      <w:r w:rsidRPr="008B6639">
        <w:rPr>
          <w:rFonts w:ascii="Verdana" w:hAnsi="Verdana"/>
          <w:noProof/>
          <w:sz w:val="20"/>
          <w:szCs w:val="20"/>
        </w:rPr>
        <w:br/>
        <w:t xml:space="preserve">Western Technical College </w:t>
      </w:r>
      <w:r w:rsidRPr="008B6639">
        <w:rPr>
          <w:rFonts w:ascii="Verdana" w:hAnsi="Verdana"/>
          <w:noProof/>
          <w:sz w:val="20"/>
          <w:szCs w:val="20"/>
        </w:rPr>
        <w:br/>
        <w:t xml:space="preserve">    </w:t>
      </w:r>
      <w:r w:rsidRPr="008B6639">
        <w:rPr>
          <w:rFonts w:ascii="Verdana" w:hAnsi="Verdana"/>
          <w:noProof/>
          <w:sz w:val="20"/>
          <w:szCs w:val="20"/>
        </w:rPr>
        <w:br/>
        <w:t>Brenda Murray</w:t>
      </w:r>
      <w:r w:rsidRPr="008B6639">
        <w:rPr>
          <w:rFonts w:ascii="Verdana" w:hAnsi="Verdana"/>
          <w:noProof/>
          <w:sz w:val="20"/>
          <w:szCs w:val="20"/>
        </w:rPr>
        <w:br/>
        <w:t xml:space="preserve">University of Wisconsin - La Crosse </w:t>
      </w:r>
      <w:r w:rsidRPr="008B6639">
        <w:rPr>
          <w:rFonts w:ascii="Verdana" w:hAnsi="Verdana"/>
          <w:noProof/>
          <w:sz w:val="20"/>
          <w:szCs w:val="20"/>
        </w:rPr>
        <w:br/>
        <w:t xml:space="preserve">    </w:t>
      </w:r>
      <w:r w:rsidRPr="008B6639">
        <w:rPr>
          <w:rFonts w:ascii="Verdana" w:hAnsi="Verdana"/>
          <w:noProof/>
          <w:sz w:val="20"/>
          <w:szCs w:val="20"/>
        </w:rPr>
        <w:br/>
        <w:t>James Murray</w:t>
      </w:r>
      <w:r w:rsidRPr="008B6639">
        <w:rPr>
          <w:rFonts w:ascii="Verdana" w:hAnsi="Verdana"/>
          <w:noProof/>
          <w:sz w:val="20"/>
          <w:szCs w:val="20"/>
          <w:vertAlign w:val="superscript"/>
        </w:rPr>
        <w:footnoteReference w:id="1"/>
      </w:r>
      <w:r w:rsidRPr="008B6639">
        <w:rPr>
          <w:rFonts w:ascii="Verdana" w:hAnsi="Verdana"/>
          <w:noProof/>
          <w:sz w:val="20"/>
          <w:szCs w:val="20"/>
        </w:rPr>
        <w:br/>
        <w:t xml:space="preserve">University of Wisconsin - La Crosse </w:t>
      </w:r>
      <w:r w:rsidRPr="008B6639">
        <w:rPr>
          <w:rFonts w:ascii="Verdana" w:hAnsi="Verdana"/>
          <w:noProof/>
          <w:sz w:val="20"/>
          <w:szCs w:val="20"/>
        </w:rPr>
        <w:br/>
      </w:r>
    </w:p>
    <w:p w14:paraId="3657172A" w14:textId="77777777" w:rsidR="000C17F0" w:rsidRPr="008B6639" w:rsidRDefault="000C17F0" w:rsidP="000C17F0">
      <w:pPr>
        <w:tabs>
          <w:tab w:val="center" w:pos="4800"/>
          <w:tab w:val="right" w:pos="9500"/>
        </w:tabs>
        <w:jc w:val="center"/>
        <w:rPr>
          <w:rFonts w:ascii="Verdana" w:hAnsi="Verdana" w:cs="Times New Roman"/>
          <w:noProof/>
          <w:sz w:val="20"/>
          <w:szCs w:val="20"/>
        </w:rPr>
      </w:pPr>
    </w:p>
    <w:p w14:paraId="46207588" w14:textId="77777777" w:rsidR="000C17F0" w:rsidRPr="008B6639" w:rsidRDefault="000C17F0" w:rsidP="000C17F0">
      <w:pPr>
        <w:tabs>
          <w:tab w:val="center" w:pos="4800"/>
          <w:tab w:val="right" w:pos="9500"/>
        </w:tabs>
        <w:jc w:val="center"/>
        <w:rPr>
          <w:rFonts w:ascii="Verdana" w:hAnsi="Verdana"/>
          <w:noProof/>
          <w:sz w:val="20"/>
          <w:szCs w:val="20"/>
        </w:rPr>
      </w:pPr>
      <w:r w:rsidRPr="008B6639">
        <w:rPr>
          <w:rFonts w:ascii="Verdana" w:hAnsi="Verdana"/>
          <w:noProof/>
          <w:sz w:val="20"/>
          <w:szCs w:val="20"/>
        </w:rPr>
        <w:t>June 12, 2018</w:t>
      </w:r>
    </w:p>
    <w:p w14:paraId="6649C2FD" w14:textId="77777777" w:rsidR="000C17F0" w:rsidRPr="008B6639" w:rsidRDefault="000C17F0" w:rsidP="000C17F0">
      <w:pPr>
        <w:tabs>
          <w:tab w:val="center" w:pos="4800"/>
          <w:tab w:val="right" w:pos="9500"/>
        </w:tabs>
        <w:ind w:firstLine="720"/>
        <w:jc w:val="center"/>
        <w:rPr>
          <w:rFonts w:ascii="Verdana" w:hAnsi="Verdana" w:cs="Times New Roman"/>
          <w:noProof/>
          <w:sz w:val="20"/>
          <w:szCs w:val="20"/>
        </w:rPr>
      </w:pPr>
    </w:p>
    <w:p w14:paraId="36CA42EC" w14:textId="77777777" w:rsidR="000C17F0" w:rsidRPr="008B6639" w:rsidRDefault="000C17F0" w:rsidP="000C17F0">
      <w:pPr>
        <w:tabs>
          <w:tab w:val="center" w:pos="4800"/>
          <w:tab w:val="right" w:pos="9500"/>
        </w:tabs>
        <w:ind w:firstLine="720"/>
        <w:jc w:val="center"/>
        <w:rPr>
          <w:rFonts w:ascii="Verdana" w:hAnsi="Verdana" w:cs="Times New Roman"/>
          <w:noProof/>
          <w:sz w:val="20"/>
          <w:szCs w:val="20"/>
        </w:rPr>
      </w:pPr>
    </w:p>
    <w:p w14:paraId="08761781" w14:textId="77777777" w:rsidR="000C17F0" w:rsidRPr="008B6639" w:rsidRDefault="000C17F0" w:rsidP="000C17F0">
      <w:pPr>
        <w:tabs>
          <w:tab w:val="center" w:pos="4800"/>
          <w:tab w:val="right" w:pos="9500"/>
        </w:tabs>
        <w:jc w:val="center"/>
        <w:rPr>
          <w:rFonts w:ascii="Verdana" w:hAnsi="Verdana"/>
          <w:b/>
          <w:noProof/>
          <w:sz w:val="20"/>
          <w:szCs w:val="20"/>
        </w:rPr>
      </w:pPr>
      <w:r w:rsidRPr="008B6639">
        <w:rPr>
          <w:rFonts w:ascii="Verdana" w:hAnsi="Verdana"/>
          <w:b/>
          <w:noProof/>
          <w:sz w:val="20"/>
          <w:szCs w:val="20"/>
        </w:rPr>
        <w:t>Abstract</w:t>
      </w:r>
    </w:p>
    <w:p w14:paraId="35705315" w14:textId="77777777" w:rsidR="000C17F0" w:rsidRPr="008B6639" w:rsidRDefault="000C17F0" w:rsidP="000C17F0">
      <w:pPr>
        <w:tabs>
          <w:tab w:val="center" w:pos="4800"/>
          <w:tab w:val="right" w:pos="9500"/>
        </w:tabs>
        <w:ind w:firstLine="720"/>
        <w:jc w:val="center"/>
        <w:rPr>
          <w:rFonts w:ascii="Verdana" w:hAnsi="Verdana"/>
          <w:b/>
          <w:noProof/>
          <w:sz w:val="20"/>
          <w:szCs w:val="20"/>
        </w:rPr>
      </w:pPr>
    </w:p>
    <w:p w14:paraId="31300E58" w14:textId="6E59FA8D" w:rsidR="000C17F0" w:rsidRPr="008B6639" w:rsidRDefault="000C17F0" w:rsidP="000C17F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College instructors across the curriculum work to develop students’ ability to be purposeful writers, and it can be a significant pedagogical challenge and evolving practice. Whether it is in introductory college writing English course or capstone courses in the sciences, instructors expect students to understand concepts of purpose and audience,and use these ideas to guide decisions in their writing. </w:t>
      </w:r>
      <w:del w:id="0" w:author="Brenda Murray" w:date="2019-08-16T12:24:00Z">
        <w:r w:rsidRPr="008B6639" w:rsidDel="008B2650">
          <w:rPr>
            <w:rFonts w:ascii="Verdana" w:hAnsi="Verdana"/>
            <w:noProof/>
            <w:sz w:val="20"/>
            <w:szCs w:val="20"/>
          </w:rPr>
          <w:delText>We surveyed m</w:delText>
        </w:r>
      </w:del>
      <w:ins w:id="1" w:author="Brenda Murray" w:date="2019-08-16T12:24:00Z">
        <w:r w:rsidR="008B2650">
          <w:rPr>
            <w:rFonts w:ascii="Verdana" w:hAnsi="Verdana"/>
            <w:noProof/>
            <w:sz w:val="20"/>
            <w:szCs w:val="20"/>
          </w:rPr>
          <w:t>M</w:t>
        </w:r>
      </w:ins>
      <w:r w:rsidRPr="008B6639">
        <w:rPr>
          <w:rFonts w:ascii="Verdana" w:hAnsi="Verdana"/>
          <w:noProof/>
          <w:sz w:val="20"/>
          <w:szCs w:val="20"/>
        </w:rPr>
        <w:t xml:space="preserve">ore than 2,000 students at two four-year universities </w:t>
      </w:r>
      <w:ins w:id="2" w:author="Brenda Murray" w:date="2019-08-16T12:24:00Z">
        <w:r w:rsidR="008B2650">
          <w:rPr>
            <w:rFonts w:ascii="Verdana" w:hAnsi="Verdana"/>
            <w:noProof/>
            <w:sz w:val="20"/>
            <w:szCs w:val="20"/>
          </w:rPr>
          <w:t xml:space="preserve">were surveyd </w:t>
        </w:r>
      </w:ins>
      <w:r w:rsidRPr="008B6639">
        <w:rPr>
          <w:rFonts w:ascii="Verdana" w:hAnsi="Verdana"/>
          <w:noProof/>
          <w:sz w:val="20"/>
          <w:szCs w:val="20"/>
        </w:rPr>
        <w:t xml:space="preserve">to measure how well students used and understood these writing concepts in the last significant paper they wrote. </w:t>
      </w:r>
      <w:del w:id="3" w:author="Brenda Murray" w:date="2019-08-16T12:24:00Z">
        <w:r w:rsidRPr="008B6639" w:rsidDel="008B2650">
          <w:rPr>
            <w:rFonts w:ascii="Verdana" w:hAnsi="Verdana"/>
            <w:noProof/>
            <w:sz w:val="20"/>
            <w:szCs w:val="20"/>
          </w:rPr>
          <w:delText>We measure on o</w:delText>
        </w:r>
      </w:del>
      <w:ins w:id="4" w:author="Brenda Murray" w:date="2019-08-16T12:24:00Z">
        <w:r w:rsidR="008B2650">
          <w:rPr>
            <w:rFonts w:ascii="Verdana" w:hAnsi="Verdana"/>
            <w:noProof/>
            <w:sz w:val="20"/>
            <w:szCs w:val="20"/>
          </w:rPr>
          <w:t>O</w:t>
        </w:r>
      </w:ins>
      <w:r w:rsidRPr="008B6639">
        <w:rPr>
          <w:rFonts w:ascii="Verdana" w:hAnsi="Verdana"/>
          <w:noProof/>
          <w:sz w:val="20"/>
          <w:szCs w:val="20"/>
        </w:rPr>
        <w:t xml:space="preserve">rdinal scales </w:t>
      </w:r>
      <w:ins w:id="5" w:author="Brenda Murray" w:date="2019-08-16T12:24:00Z">
        <w:r w:rsidR="008B2650">
          <w:rPr>
            <w:rFonts w:ascii="Verdana" w:hAnsi="Verdana"/>
            <w:noProof/>
            <w:sz w:val="20"/>
            <w:szCs w:val="20"/>
          </w:rPr>
          <w:t xml:space="preserve">measure </w:t>
        </w:r>
      </w:ins>
      <w:r w:rsidRPr="008B6639">
        <w:rPr>
          <w:rFonts w:ascii="Verdana" w:hAnsi="Verdana"/>
          <w:noProof/>
          <w:sz w:val="20"/>
          <w:szCs w:val="20"/>
        </w:rPr>
        <w:t xml:space="preserve">students’ depth of application of purpose and audience. </w:t>
      </w:r>
      <w:del w:id="6" w:author="Brenda Murray" w:date="2019-08-16T12:25:00Z">
        <w:r w:rsidRPr="008B6639" w:rsidDel="008B2650">
          <w:rPr>
            <w:rFonts w:ascii="Verdana" w:hAnsi="Verdana"/>
            <w:noProof/>
            <w:sz w:val="20"/>
            <w:szCs w:val="20"/>
          </w:rPr>
          <w:delText>We also measure a</w:delText>
        </w:r>
      </w:del>
      <w:ins w:id="7" w:author="Brenda Murray" w:date="2019-08-16T12:25:00Z">
        <w:r w:rsidR="008B2650">
          <w:rPr>
            <w:rFonts w:ascii="Verdana" w:hAnsi="Verdana"/>
            <w:noProof/>
            <w:sz w:val="20"/>
            <w:szCs w:val="20"/>
          </w:rPr>
          <w:t>A</w:t>
        </w:r>
      </w:ins>
      <w:r w:rsidRPr="008B6639">
        <w:rPr>
          <w:rFonts w:ascii="Verdana" w:hAnsi="Verdana"/>
          <w:noProof/>
          <w:sz w:val="20"/>
          <w:szCs w:val="20"/>
        </w:rPr>
        <w:t xml:space="preserve"> number of predictors</w:t>
      </w:r>
      <w:ins w:id="8" w:author="Brenda Murray" w:date="2019-08-16T12:25:00Z">
        <w:r w:rsidR="008B2650">
          <w:rPr>
            <w:rFonts w:ascii="Verdana" w:hAnsi="Verdana"/>
            <w:noProof/>
            <w:sz w:val="20"/>
            <w:szCs w:val="20"/>
          </w:rPr>
          <w:t xml:space="preserve"> are measured,</w:t>
        </w:r>
      </w:ins>
      <w:r w:rsidRPr="008B6639">
        <w:rPr>
          <w:rFonts w:ascii="Verdana" w:hAnsi="Verdana"/>
          <w:noProof/>
          <w:sz w:val="20"/>
          <w:szCs w:val="20"/>
        </w:rPr>
        <w:t xml:space="preserve"> including how often students are assigned writing assignments, students’ use of writing center and library resources, and students’ view on mindset, i.e. their ability to learn new things and develop new skills. </w:t>
      </w:r>
      <w:del w:id="9" w:author="Brenda Murray" w:date="2019-08-16T12:25:00Z">
        <w:r w:rsidRPr="008B6639" w:rsidDel="008B2650">
          <w:rPr>
            <w:rFonts w:ascii="Verdana" w:hAnsi="Verdana"/>
            <w:noProof/>
            <w:sz w:val="20"/>
            <w:szCs w:val="20"/>
          </w:rPr>
          <w:delText>We find that m</w:delText>
        </w:r>
      </w:del>
      <w:ins w:id="10" w:author="Brenda Murray" w:date="2019-08-16T12:25:00Z">
        <w:r w:rsidR="008B2650">
          <w:rPr>
            <w:rFonts w:ascii="Verdana" w:hAnsi="Verdana"/>
            <w:noProof/>
            <w:sz w:val="20"/>
            <w:szCs w:val="20"/>
          </w:rPr>
          <w:t>M</w:t>
        </w:r>
      </w:ins>
      <w:r w:rsidRPr="008B6639">
        <w:rPr>
          <w:rFonts w:ascii="Verdana" w:hAnsi="Verdana"/>
          <w:noProof/>
          <w:sz w:val="20"/>
          <w:szCs w:val="20"/>
        </w:rPr>
        <w:t>ost students report shallow-level writing experience</w:t>
      </w:r>
      <w:r w:rsidR="007F19DA">
        <w:rPr>
          <w:rFonts w:ascii="Verdana" w:hAnsi="Verdana"/>
          <w:noProof/>
          <w:sz w:val="20"/>
          <w:szCs w:val="20"/>
        </w:rPr>
        <w:t>s</w:t>
      </w:r>
      <w:r w:rsidRPr="008B6639">
        <w:rPr>
          <w:rFonts w:ascii="Verdana" w:hAnsi="Verdana"/>
          <w:noProof/>
          <w:sz w:val="20"/>
          <w:szCs w:val="20"/>
        </w:rPr>
        <w:t xml:space="preserve"> when it comes to purpose an</w:t>
      </w:r>
      <w:r w:rsidR="00A9282F">
        <w:rPr>
          <w:rFonts w:ascii="Verdana" w:hAnsi="Verdana"/>
          <w:noProof/>
          <w:sz w:val="20"/>
          <w:szCs w:val="20"/>
        </w:rPr>
        <w:t>d</w:t>
      </w:r>
      <w:r w:rsidRPr="008B6639">
        <w:rPr>
          <w:rFonts w:ascii="Verdana" w:hAnsi="Verdana"/>
          <w:noProof/>
          <w:sz w:val="20"/>
          <w:szCs w:val="20"/>
        </w:rPr>
        <w:t xml:space="preserve"> audience. For example, students often describe a limited sense of purpose and audience as writing about a topic for the instructor. </w:t>
      </w:r>
      <w:del w:id="11" w:author="Brenda Murray" w:date="2019-08-16T12:26:00Z">
        <w:r w:rsidRPr="008B6639" w:rsidDel="008B2650">
          <w:rPr>
            <w:rFonts w:ascii="Verdana" w:hAnsi="Verdana"/>
            <w:noProof/>
            <w:sz w:val="20"/>
            <w:szCs w:val="20"/>
          </w:rPr>
          <w:delText>We find n</w:delText>
        </w:r>
      </w:del>
      <w:ins w:id="12" w:author="Brenda Murray" w:date="2019-08-16T12:26:00Z">
        <w:r w:rsidR="008B2650">
          <w:rPr>
            <w:rFonts w:ascii="Verdana" w:hAnsi="Verdana"/>
            <w:noProof/>
            <w:sz w:val="20"/>
            <w:szCs w:val="20"/>
          </w:rPr>
          <w:t>N</w:t>
        </w:r>
      </w:ins>
      <w:r w:rsidRPr="008B6639">
        <w:rPr>
          <w:rFonts w:ascii="Verdana" w:hAnsi="Verdana"/>
          <w:noProof/>
          <w:sz w:val="20"/>
          <w:szCs w:val="20"/>
        </w:rPr>
        <w:t>o progression in depth with academic progression</w:t>
      </w:r>
      <w:ins w:id="13" w:author="Brenda Murray" w:date="2019-08-16T12:26:00Z">
        <w:r w:rsidR="008B2650">
          <w:rPr>
            <w:rFonts w:ascii="Verdana" w:hAnsi="Verdana"/>
            <w:noProof/>
            <w:sz w:val="20"/>
            <w:szCs w:val="20"/>
          </w:rPr>
          <w:t xml:space="preserve"> is found</w:t>
        </w:r>
      </w:ins>
      <w:r w:rsidRPr="008B6639">
        <w:rPr>
          <w:rFonts w:ascii="Verdana" w:hAnsi="Verdana"/>
          <w:noProof/>
          <w:sz w:val="20"/>
          <w:szCs w:val="20"/>
        </w:rPr>
        <w:t xml:space="preserve">, but </w:t>
      </w:r>
      <w:del w:id="14" w:author="Brenda Murray" w:date="2019-08-16T12:26:00Z">
        <w:r w:rsidRPr="008B6639" w:rsidDel="008B2650">
          <w:rPr>
            <w:rFonts w:ascii="Verdana" w:hAnsi="Verdana"/>
            <w:noProof/>
            <w:sz w:val="20"/>
            <w:szCs w:val="20"/>
          </w:rPr>
          <w:delText>we</w:delText>
        </w:r>
        <w:r w:rsidR="00E97ACF" w:rsidDel="008B2650">
          <w:rPr>
            <w:rFonts w:ascii="Verdana" w:hAnsi="Verdana"/>
            <w:noProof/>
            <w:sz w:val="20"/>
            <w:szCs w:val="20"/>
          </w:rPr>
          <w:delText xml:space="preserve"> </w:delText>
        </w:r>
      </w:del>
      <w:ins w:id="15" w:author="Brenda Murray" w:date="2019-08-16T12:26:00Z">
        <w:r w:rsidR="008B2650">
          <w:rPr>
            <w:rFonts w:ascii="Verdana" w:hAnsi="Verdana"/>
            <w:noProof/>
            <w:sz w:val="20"/>
            <w:szCs w:val="20"/>
          </w:rPr>
          <w:t>there is</w:t>
        </w:r>
        <w:r w:rsidR="008B2650">
          <w:rPr>
            <w:rFonts w:ascii="Verdana" w:hAnsi="Verdana"/>
            <w:noProof/>
            <w:sz w:val="20"/>
            <w:szCs w:val="20"/>
          </w:rPr>
          <w:t xml:space="preserve"> </w:t>
        </w:r>
      </w:ins>
      <w:del w:id="16" w:author="Brenda Murray" w:date="2019-08-16T12:26:00Z">
        <w:r w:rsidR="00E97ACF" w:rsidDel="008B2650">
          <w:rPr>
            <w:rFonts w:ascii="Verdana" w:hAnsi="Verdana"/>
            <w:noProof/>
            <w:sz w:val="20"/>
            <w:szCs w:val="20"/>
          </w:rPr>
          <w:delText>do</w:delText>
        </w:r>
        <w:r w:rsidRPr="008B6639" w:rsidDel="008B2650">
          <w:rPr>
            <w:rFonts w:ascii="Verdana" w:hAnsi="Verdana"/>
            <w:noProof/>
            <w:sz w:val="20"/>
            <w:szCs w:val="20"/>
          </w:rPr>
          <w:delText xml:space="preserve"> find </w:delText>
        </w:r>
      </w:del>
      <w:r w:rsidRPr="008B6639">
        <w:rPr>
          <w:rFonts w:ascii="Verdana" w:hAnsi="Verdana"/>
          <w:noProof/>
          <w:sz w:val="20"/>
          <w:szCs w:val="20"/>
        </w:rPr>
        <w:t xml:space="preserve">statistical evidence for ways instructors can positively influence students’ application </w:t>
      </w:r>
      <w:ins w:id="17" w:author="Brenda Murray" w:date="2019-08-16T12:26:00Z">
        <w:r w:rsidR="008B2650">
          <w:rPr>
            <w:rFonts w:ascii="Verdana" w:hAnsi="Verdana"/>
            <w:noProof/>
            <w:sz w:val="20"/>
            <w:szCs w:val="20"/>
          </w:rPr>
          <w:t>o</w:t>
        </w:r>
      </w:ins>
      <w:del w:id="18" w:author="Brenda Murray" w:date="2019-08-16T12:26:00Z">
        <w:r w:rsidRPr="008B6639" w:rsidDel="008B2650">
          <w:rPr>
            <w:rFonts w:ascii="Verdana" w:hAnsi="Verdana"/>
            <w:noProof/>
            <w:sz w:val="20"/>
            <w:szCs w:val="20"/>
          </w:rPr>
          <w:delText>o</w:delText>
        </w:r>
      </w:del>
      <w:r w:rsidRPr="008B6639">
        <w:rPr>
          <w:rFonts w:ascii="Verdana" w:hAnsi="Verdana"/>
          <w:noProof/>
          <w:sz w:val="20"/>
          <w:szCs w:val="20"/>
        </w:rPr>
        <w:t xml:space="preserve">f audience and purpose, including nurturing a growth mindset, giving students formative feedback on writing, and sending students to a writing center. </w:t>
      </w:r>
    </w:p>
    <w:p w14:paraId="1BA304E9" w14:textId="77777777" w:rsidR="000C17F0" w:rsidRPr="008B6639" w:rsidRDefault="000C17F0" w:rsidP="000C17F0">
      <w:pPr>
        <w:tabs>
          <w:tab w:val="center" w:pos="4800"/>
          <w:tab w:val="right" w:pos="9500"/>
        </w:tabs>
        <w:jc w:val="both"/>
        <w:rPr>
          <w:rFonts w:ascii="Verdana" w:hAnsi="Verdana"/>
          <w:noProof/>
          <w:sz w:val="20"/>
          <w:szCs w:val="20"/>
        </w:rPr>
      </w:pPr>
    </w:p>
    <w:p w14:paraId="5800284C" w14:textId="77777777" w:rsidR="000C17F0" w:rsidRPr="008B6639" w:rsidRDefault="000C17F0" w:rsidP="000C17F0">
      <w:pPr>
        <w:tabs>
          <w:tab w:val="center" w:pos="4800"/>
          <w:tab w:val="right" w:pos="9500"/>
        </w:tabs>
        <w:jc w:val="both"/>
        <w:rPr>
          <w:rFonts w:ascii="Verdana" w:hAnsi="Verdana" w:cs="Times New Roman"/>
          <w:noProof/>
          <w:sz w:val="20"/>
          <w:szCs w:val="20"/>
        </w:rPr>
      </w:pPr>
      <w:r w:rsidRPr="008B6639">
        <w:rPr>
          <w:rFonts w:ascii="Verdana" w:hAnsi="Verdana"/>
          <w:i/>
          <w:iCs/>
          <w:noProof/>
          <w:sz w:val="20"/>
          <w:szCs w:val="20"/>
        </w:rPr>
        <w:t>Keywords</w:t>
      </w:r>
      <w:r w:rsidRPr="008B6639">
        <w:rPr>
          <w:rFonts w:ascii="Verdana" w:hAnsi="Verdana"/>
          <w:noProof/>
          <w:sz w:val="20"/>
          <w:szCs w:val="20"/>
        </w:rPr>
        <w:t xml:space="preserve">: Student writing, mindset, audience, purpose </w:t>
      </w:r>
    </w:p>
    <w:p w14:paraId="1916DAA8"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r w:rsidRPr="008B6639">
        <w:rPr>
          <w:rFonts w:ascii="Verdana" w:hAnsi="Verdana"/>
          <w:noProof/>
          <w:sz w:val="20"/>
          <w:szCs w:val="20"/>
        </w:rPr>
        <w:t xml:space="preserve"> </w:t>
      </w:r>
    </w:p>
    <w:p w14:paraId="1CCF19DA" w14:textId="77777777" w:rsidR="000C17F0" w:rsidRPr="008B6639" w:rsidRDefault="000C17F0" w:rsidP="000C17F0">
      <w:pPr>
        <w:tabs>
          <w:tab w:val="center" w:pos="4800"/>
          <w:tab w:val="right" w:pos="9500"/>
        </w:tabs>
        <w:jc w:val="both"/>
        <w:rPr>
          <w:rFonts w:ascii="Verdana" w:hAnsi="Verdana" w:cs="Times New Roman"/>
          <w:noProof/>
          <w:sz w:val="20"/>
          <w:szCs w:val="20"/>
        </w:rPr>
      </w:pPr>
      <w:r w:rsidRPr="008B6639">
        <w:rPr>
          <w:rFonts w:ascii="Verdana" w:hAnsi="Verdana" w:cs="Times New Roman"/>
          <w:noProof/>
          <w:sz w:val="20"/>
          <w:szCs w:val="20"/>
        </w:rPr>
        <w:br w:type="page"/>
      </w:r>
    </w:p>
    <w:p w14:paraId="501F8A39" w14:textId="77777777" w:rsidR="000C17F0" w:rsidRPr="008B6639" w:rsidRDefault="000C17F0" w:rsidP="000C17F0">
      <w:pPr>
        <w:pStyle w:val="Heading2"/>
        <w:tabs>
          <w:tab w:val="center" w:pos="4800"/>
          <w:tab w:val="right" w:pos="9500"/>
        </w:tabs>
        <w:ind w:firstLine="0"/>
        <w:rPr>
          <w:rFonts w:ascii="Verdana" w:eastAsiaTheme="minorEastAsia" w:hAnsi="Verdana"/>
          <w:sz w:val="24"/>
          <w:szCs w:val="24"/>
        </w:rPr>
      </w:pPr>
      <w:r w:rsidRPr="008B6639">
        <w:rPr>
          <w:rFonts w:ascii="Verdana" w:eastAsiaTheme="minorEastAsia" w:hAnsi="Verdana"/>
          <w:sz w:val="24"/>
          <w:szCs w:val="24"/>
        </w:rPr>
        <w:lastRenderedPageBreak/>
        <w:t xml:space="preserve">1  </w:t>
      </w:r>
      <w:bookmarkStart w:id="19" w:name="GrindEQpgref5b204b231"/>
      <w:bookmarkEnd w:id="19"/>
      <w:r w:rsidRPr="008B6639">
        <w:rPr>
          <w:rFonts w:ascii="Verdana" w:eastAsiaTheme="minorEastAsia" w:hAnsi="Verdana"/>
          <w:sz w:val="24"/>
          <w:szCs w:val="24"/>
        </w:rPr>
        <w:t>Introduction</w:t>
      </w:r>
    </w:p>
    <w:p w14:paraId="65C3512A" w14:textId="77777777" w:rsidR="00266B30" w:rsidRDefault="00266B30" w:rsidP="00266B30">
      <w:pPr>
        <w:tabs>
          <w:tab w:val="center" w:pos="4800"/>
          <w:tab w:val="right" w:pos="9500"/>
        </w:tabs>
        <w:jc w:val="both"/>
        <w:rPr>
          <w:rFonts w:ascii="Verdana" w:hAnsi="Verdana" w:cs="Times New Roman"/>
          <w:noProof/>
        </w:rPr>
      </w:pPr>
    </w:p>
    <w:p w14:paraId="490ADC03" w14:textId="489DB8B2"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Instructors have multiple goals for requiring student writing throughout the curriculum, and these goals may vary between courses or even between assignments in the same course. We can think of three pedagogical goals that encompass most of college writing: (1) demonstrate understanding, (2) foster personal growth for the students, and (3) engage and transform an audience.</w:t>
      </w:r>
    </w:p>
    <w:p w14:paraId="6F15E420" w14:textId="77777777" w:rsidR="00266B30" w:rsidRDefault="00266B30" w:rsidP="00266B30">
      <w:pPr>
        <w:tabs>
          <w:tab w:val="center" w:pos="4800"/>
          <w:tab w:val="right" w:pos="9500"/>
        </w:tabs>
        <w:jc w:val="both"/>
        <w:rPr>
          <w:rFonts w:ascii="Verdana" w:hAnsi="Verdana"/>
          <w:noProof/>
          <w:sz w:val="20"/>
          <w:szCs w:val="20"/>
        </w:rPr>
      </w:pPr>
    </w:p>
    <w:p w14:paraId="40A72AFE" w14:textId="6D6FC0E8"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The first goal, to assess students’ understanding of course content, could come in the form of exams, papers, or essays that require students to summarize concepts or connect ideas. It may be fair to say in these writing assignments that the </w:t>
      </w:r>
      <w:r w:rsidRPr="008B6639">
        <w:rPr>
          <w:rFonts w:ascii="Verdana" w:hAnsi="Verdana"/>
          <w:i/>
          <w:iCs/>
          <w:noProof/>
          <w:sz w:val="20"/>
          <w:szCs w:val="20"/>
        </w:rPr>
        <w:t>audience</w:t>
      </w:r>
      <w:r w:rsidRPr="008B6639">
        <w:rPr>
          <w:rFonts w:ascii="Verdana" w:hAnsi="Verdana"/>
          <w:noProof/>
          <w:sz w:val="20"/>
          <w:szCs w:val="20"/>
        </w:rPr>
        <w:t xml:space="preserve"> is the instructor.</w:t>
      </w:r>
    </w:p>
    <w:p w14:paraId="2EDDC3F9" w14:textId="77777777" w:rsidR="00266B30" w:rsidRDefault="00266B30" w:rsidP="00266B30">
      <w:pPr>
        <w:tabs>
          <w:tab w:val="center" w:pos="4800"/>
          <w:tab w:val="right" w:pos="9500"/>
        </w:tabs>
        <w:jc w:val="both"/>
        <w:rPr>
          <w:rFonts w:ascii="Verdana" w:hAnsi="Verdana"/>
          <w:noProof/>
          <w:sz w:val="20"/>
          <w:szCs w:val="20"/>
        </w:rPr>
      </w:pPr>
    </w:p>
    <w:p w14:paraId="68292C2F" w14:textId="23312178"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When instructors have the second goal, the writing assignment is a pedagogical strategy to foster student learning and growth. A writing assignment may ask students to explore new ideas and make new connections. Alternatively, the goal of a writing assignment may be to improve written communication skills or get genre-specific practice (e.g. lab reports or academic discourse). In such cases, the intention may be for the students to be writing to improve themselves. There may not be a formal </w:t>
      </w:r>
      <w:r w:rsidRPr="008B6639">
        <w:rPr>
          <w:rFonts w:ascii="Verdana" w:hAnsi="Verdana"/>
          <w:i/>
          <w:iCs/>
          <w:noProof/>
          <w:sz w:val="20"/>
          <w:szCs w:val="20"/>
        </w:rPr>
        <w:t>audience</w:t>
      </w:r>
      <w:r w:rsidRPr="008B6639">
        <w:rPr>
          <w:rFonts w:ascii="Verdana" w:hAnsi="Verdana"/>
          <w:noProof/>
          <w:sz w:val="20"/>
          <w:szCs w:val="20"/>
        </w:rPr>
        <w:t>. The writing assignment is designed to be a reflective and enriching exercise for the writer, rather than trying to influence an audience.</w:t>
      </w:r>
    </w:p>
    <w:p w14:paraId="3A4C7BAB" w14:textId="77777777" w:rsidR="00266B30" w:rsidRDefault="00266B30" w:rsidP="00266B30">
      <w:pPr>
        <w:tabs>
          <w:tab w:val="center" w:pos="4800"/>
          <w:tab w:val="right" w:pos="9500"/>
        </w:tabs>
        <w:jc w:val="both"/>
        <w:rPr>
          <w:rFonts w:ascii="Verdana" w:hAnsi="Verdana"/>
          <w:noProof/>
          <w:sz w:val="20"/>
          <w:szCs w:val="20"/>
        </w:rPr>
      </w:pPr>
    </w:p>
    <w:p w14:paraId="0E910615" w14:textId="425C1261"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With the third goal, instructors want students to </w:t>
      </w:r>
      <w:r w:rsidR="00C14141">
        <w:rPr>
          <w:rFonts w:ascii="Verdana" w:hAnsi="Verdana"/>
          <w:noProof/>
          <w:sz w:val="20"/>
          <w:szCs w:val="20"/>
        </w:rPr>
        <w:t>think of</w:t>
      </w:r>
      <w:r w:rsidRPr="008B6639">
        <w:rPr>
          <w:rFonts w:ascii="Verdana" w:hAnsi="Verdana"/>
          <w:noProof/>
          <w:sz w:val="20"/>
          <w:szCs w:val="20"/>
        </w:rPr>
        <w:t xml:space="preserve"> writing </w:t>
      </w:r>
      <w:r w:rsidR="00C14141">
        <w:rPr>
          <w:rFonts w:ascii="Verdana" w:hAnsi="Verdana"/>
          <w:noProof/>
          <w:sz w:val="20"/>
          <w:szCs w:val="20"/>
        </w:rPr>
        <w:t xml:space="preserve">as a means </w:t>
      </w:r>
      <w:r w:rsidRPr="008B6639">
        <w:rPr>
          <w:rFonts w:ascii="Verdana" w:hAnsi="Verdana"/>
          <w:noProof/>
          <w:sz w:val="20"/>
          <w:szCs w:val="20"/>
        </w:rPr>
        <w:t xml:space="preserve">to engage and transform an audience. The writing </w:t>
      </w:r>
      <w:r w:rsidRPr="008B6639">
        <w:rPr>
          <w:rFonts w:ascii="Verdana" w:hAnsi="Verdana"/>
          <w:i/>
          <w:iCs/>
          <w:noProof/>
          <w:sz w:val="20"/>
          <w:szCs w:val="20"/>
        </w:rPr>
        <w:t>purpose</w:t>
      </w:r>
      <w:r w:rsidRPr="008B6639">
        <w:rPr>
          <w:rFonts w:ascii="Verdana" w:hAnsi="Verdana"/>
          <w:noProof/>
          <w:sz w:val="20"/>
          <w:szCs w:val="20"/>
        </w:rPr>
        <w:t xml:space="preserve"> is intertwined with the </w:t>
      </w:r>
      <w:r w:rsidRPr="008B6639">
        <w:rPr>
          <w:rFonts w:ascii="Verdana" w:hAnsi="Verdana"/>
          <w:i/>
          <w:iCs/>
          <w:noProof/>
          <w:sz w:val="20"/>
          <w:szCs w:val="20"/>
        </w:rPr>
        <w:t>audience</w:t>
      </w:r>
      <w:r w:rsidRPr="008B6639">
        <w:rPr>
          <w:rFonts w:ascii="Verdana" w:hAnsi="Verdana"/>
          <w:noProof/>
          <w:sz w:val="20"/>
          <w:szCs w:val="20"/>
        </w:rPr>
        <w:t xml:space="preserve">. The purpose may be to argue or persuade an audience to a point of view or to encourage the audience to make a certain decision. The purpose may be to inform professionals, academics, or popular audiences of research findings. In these cases, </w:t>
      </w:r>
      <w:r w:rsidR="00B8615B">
        <w:rPr>
          <w:rFonts w:ascii="Verdana" w:hAnsi="Verdana"/>
          <w:noProof/>
          <w:sz w:val="20"/>
          <w:szCs w:val="20"/>
        </w:rPr>
        <w:t>as the students write, they</w:t>
      </w:r>
      <w:r w:rsidRPr="008B6639">
        <w:rPr>
          <w:rFonts w:ascii="Verdana" w:hAnsi="Verdana"/>
          <w:noProof/>
          <w:sz w:val="20"/>
          <w:szCs w:val="20"/>
        </w:rPr>
        <w:t xml:space="preserve"> need to </w:t>
      </w:r>
      <w:r w:rsidR="00B8615B">
        <w:rPr>
          <w:rFonts w:ascii="Verdana" w:hAnsi="Verdana"/>
          <w:noProof/>
          <w:sz w:val="20"/>
          <w:szCs w:val="20"/>
        </w:rPr>
        <w:t xml:space="preserve">continually </w:t>
      </w:r>
      <w:r w:rsidRPr="008B6639">
        <w:rPr>
          <w:rFonts w:ascii="Verdana" w:hAnsi="Verdana"/>
          <w:noProof/>
          <w:sz w:val="20"/>
          <w:szCs w:val="20"/>
        </w:rPr>
        <w:t xml:space="preserve">make decisions on style, structure, and content </w:t>
      </w:r>
      <w:r w:rsidR="0075274E">
        <w:rPr>
          <w:rFonts w:ascii="Verdana" w:hAnsi="Verdana"/>
          <w:noProof/>
          <w:sz w:val="20"/>
          <w:szCs w:val="20"/>
        </w:rPr>
        <w:t>in such a way that appropriately suits</w:t>
      </w:r>
      <w:r w:rsidRPr="008B6639">
        <w:rPr>
          <w:rFonts w:ascii="Verdana" w:hAnsi="Verdana"/>
          <w:noProof/>
          <w:sz w:val="20"/>
          <w:szCs w:val="20"/>
        </w:rPr>
        <w:t xml:space="preserve"> their audience</w:t>
      </w:r>
      <w:r w:rsidR="005B5B44">
        <w:rPr>
          <w:rFonts w:ascii="Verdana" w:hAnsi="Verdana"/>
          <w:noProof/>
          <w:sz w:val="20"/>
          <w:szCs w:val="20"/>
        </w:rPr>
        <w:t>s</w:t>
      </w:r>
      <w:r w:rsidRPr="008B6639">
        <w:rPr>
          <w:rFonts w:ascii="Verdana" w:hAnsi="Verdana"/>
          <w:noProof/>
          <w:sz w:val="20"/>
          <w:szCs w:val="20"/>
        </w:rPr>
        <w:t xml:space="preserve"> </w:t>
      </w:r>
      <w:r w:rsidR="00F86FD5">
        <w:rPr>
          <w:rFonts w:ascii="Verdana" w:hAnsi="Verdana"/>
          <w:noProof/>
          <w:sz w:val="20"/>
          <w:szCs w:val="20"/>
        </w:rPr>
        <w:t>and best achieves</w:t>
      </w:r>
      <w:r w:rsidRPr="008B6639">
        <w:rPr>
          <w:rFonts w:ascii="Verdana" w:hAnsi="Verdana"/>
          <w:noProof/>
          <w:sz w:val="20"/>
          <w:szCs w:val="20"/>
        </w:rPr>
        <w:t xml:space="preserve"> </w:t>
      </w:r>
      <w:r w:rsidR="00F86FD5">
        <w:rPr>
          <w:rFonts w:ascii="Verdana" w:hAnsi="Verdana"/>
          <w:noProof/>
          <w:sz w:val="20"/>
          <w:szCs w:val="20"/>
        </w:rPr>
        <w:t xml:space="preserve">the students’ </w:t>
      </w:r>
      <w:r w:rsidRPr="008B6639">
        <w:rPr>
          <w:rFonts w:ascii="Verdana" w:hAnsi="Verdana"/>
          <w:noProof/>
          <w:sz w:val="20"/>
          <w:szCs w:val="20"/>
        </w:rPr>
        <w:t>goal</w:t>
      </w:r>
      <w:r w:rsidR="005B5B44">
        <w:rPr>
          <w:rFonts w:ascii="Verdana" w:hAnsi="Verdana"/>
          <w:noProof/>
          <w:sz w:val="20"/>
          <w:szCs w:val="20"/>
        </w:rPr>
        <w:t>s</w:t>
      </w:r>
      <w:r w:rsidRPr="008B6639">
        <w:rPr>
          <w:rFonts w:ascii="Verdana" w:hAnsi="Verdana"/>
          <w:noProof/>
          <w:sz w:val="20"/>
          <w:szCs w:val="20"/>
        </w:rPr>
        <w:t xml:space="preserve"> for transforming their audience</w:t>
      </w:r>
      <w:r w:rsidR="005B5B44">
        <w:rPr>
          <w:rFonts w:ascii="Verdana" w:hAnsi="Verdana"/>
          <w:noProof/>
          <w:sz w:val="20"/>
          <w:szCs w:val="20"/>
        </w:rPr>
        <w:t>s</w:t>
      </w:r>
      <w:r w:rsidRPr="008B6639">
        <w:rPr>
          <w:rFonts w:ascii="Verdana" w:hAnsi="Verdana"/>
          <w:noProof/>
          <w:sz w:val="20"/>
          <w:szCs w:val="20"/>
        </w:rPr>
        <w:t xml:space="preserve">. The audience is not the instructor and the </w:t>
      </w:r>
      <w:r w:rsidR="005B5B44">
        <w:rPr>
          <w:rFonts w:ascii="Verdana" w:hAnsi="Verdana"/>
          <w:noProof/>
          <w:sz w:val="20"/>
          <w:szCs w:val="20"/>
        </w:rPr>
        <w:t xml:space="preserve">students should not think of the </w:t>
      </w:r>
      <w:r w:rsidRPr="008B6639">
        <w:rPr>
          <w:rFonts w:ascii="Verdana" w:hAnsi="Verdana"/>
          <w:noProof/>
          <w:sz w:val="20"/>
          <w:szCs w:val="20"/>
        </w:rPr>
        <w:t xml:space="preserve">writing </w:t>
      </w:r>
      <w:r w:rsidR="005B5B44">
        <w:rPr>
          <w:rFonts w:ascii="Verdana" w:hAnsi="Verdana"/>
          <w:noProof/>
          <w:sz w:val="20"/>
          <w:szCs w:val="20"/>
        </w:rPr>
        <w:t>as only for their</w:t>
      </w:r>
      <w:r w:rsidRPr="008B6639">
        <w:rPr>
          <w:rFonts w:ascii="Verdana" w:hAnsi="Verdana"/>
          <w:noProof/>
          <w:sz w:val="20"/>
          <w:szCs w:val="20"/>
        </w:rPr>
        <w:t xml:space="preserve"> own sake. Students need to constantly consider the audience’s current position and where they want to take the audience. They need to continually ask themselves questions about the audience. What does the audience already know and not yet know? What are the audience’s values and interests? What will make the audience value and be interested in what I write? What content do I need and how shall I </w:t>
      </w:r>
      <w:r w:rsidR="00C05E4A">
        <w:rPr>
          <w:rFonts w:ascii="Verdana" w:hAnsi="Verdana"/>
          <w:noProof/>
          <w:sz w:val="20"/>
          <w:szCs w:val="20"/>
        </w:rPr>
        <w:t xml:space="preserve">best </w:t>
      </w:r>
      <w:r w:rsidRPr="008B6639">
        <w:rPr>
          <w:rFonts w:ascii="Verdana" w:hAnsi="Verdana"/>
          <w:noProof/>
          <w:sz w:val="20"/>
          <w:szCs w:val="20"/>
        </w:rPr>
        <w:t>communicate it to achieve the change I want to see in my audience?</w:t>
      </w:r>
    </w:p>
    <w:p w14:paraId="57D46659" w14:textId="77777777" w:rsidR="00266B30" w:rsidRDefault="00266B30" w:rsidP="00266B30">
      <w:pPr>
        <w:tabs>
          <w:tab w:val="center" w:pos="4800"/>
          <w:tab w:val="right" w:pos="9500"/>
        </w:tabs>
        <w:jc w:val="both"/>
        <w:rPr>
          <w:rFonts w:ascii="Verdana" w:hAnsi="Verdana"/>
          <w:noProof/>
          <w:sz w:val="20"/>
          <w:szCs w:val="20"/>
        </w:rPr>
      </w:pPr>
    </w:p>
    <w:p w14:paraId="6CA30288" w14:textId="55846A5A" w:rsidR="000C17F0" w:rsidRPr="008B6639" w:rsidRDefault="000C17F0" w:rsidP="00266B3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All three goals</w:t>
      </w:r>
      <w:r w:rsidR="00F8053E">
        <w:rPr>
          <w:rFonts w:ascii="Verdana" w:hAnsi="Verdana"/>
          <w:noProof/>
          <w:sz w:val="20"/>
          <w:szCs w:val="20"/>
        </w:rPr>
        <w:t xml:space="preserve"> in the first paragraph</w:t>
      </w:r>
      <w:r w:rsidRPr="008B6639">
        <w:rPr>
          <w:rFonts w:ascii="Verdana" w:hAnsi="Verdana"/>
          <w:noProof/>
          <w:sz w:val="20"/>
          <w:szCs w:val="20"/>
        </w:rPr>
        <w:t xml:space="preserve"> are important and have their place in the college curriculum. Any one goal is not necessarily any more or less valuable than another goal and we expect that all students should experience writing assignments with each of these goals throughout their college careers. Still, we may view these three goals as hierarchical. As we move from goal #1 (demonstrating understanding) to goal #2 (writing for personal growth) to goal #3 (engaging and transforming an audience), the writer has to pay greater attention to </w:t>
      </w:r>
      <w:r w:rsidRPr="008B6639">
        <w:rPr>
          <w:rFonts w:ascii="Verdana" w:hAnsi="Verdana"/>
          <w:i/>
          <w:iCs/>
          <w:noProof/>
          <w:sz w:val="20"/>
          <w:szCs w:val="20"/>
        </w:rPr>
        <w:t>purpose</w:t>
      </w:r>
      <w:r w:rsidRPr="008B6639">
        <w:rPr>
          <w:rFonts w:ascii="Verdana" w:hAnsi="Verdana"/>
          <w:noProof/>
          <w:sz w:val="20"/>
          <w:szCs w:val="20"/>
        </w:rPr>
        <w:t>.</w:t>
      </w:r>
    </w:p>
    <w:p w14:paraId="044E2073" w14:textId="77777777" w:rsidR="00266B30" w:rsidRDefault="00266B30" w:rsidP="00266B30">
      <w:pPr>
        <w:tabs>
          <w:tab w:val="center" w:pos="4800"/>
          <w:tab w:val="right" w:pos="9500"/>
        </w:tabs>
        <w:jc w:val="both"/>
        <w:rPr>
          <w:rFonts w:ascii="Verdana" w:hAnsi="Verdana"/>
          <w:noProof/>
          <w:sz w:val="20"/>
          <w:szCs w:val="20"/>
        </w:rPr>
      </w:pPr>
    </w:p>
    <w:p w14:paraId="18895A83" w14:textId="26EE45AC" w:rsidR="001058DF" w:rsidRPr="008B6639" w:rsidRDefault="000C17F0" w:rsidP="001058DF">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This paper estimates how much college students are engaged in each of these writing purposes, how this </w:t>
      </w:r>
      <w:r w:rsidR="00F97A7C">
        <w:rPr>
          <w:rFonts w:ascii="Verdana" w:hAnsi="Verdana"/>
          <w:noProof/>
          <w:sz w:val="20"/>
          <w:szCs w:val="20"/>
        </w:rPr>
        <w:t xml:space="preserve">attention </w:t>
      </w:r>
      <w:r w:rsidRPr="008B6639">
        <w:rPr>
          <w:rFonts w:ascii="Verdana" w:hAnsi="Verdana"/>
          <w:noProof/>
          <w:sz w:val="20"/>
          <w:szCs w:val="20"/>
        </w:rPr>
        <w:t>might vary in the curriculum, how students’ characteristics may influence their perceptions of</w:t>
      </w:r>
      <w:r w:rsidR="002B1551">
        <w:rPr>
          <w:rFonts w:ascii="Verdana" w:hAnsi="Verdana"/>
          <w:noProof/>
          <w:sz w:val="20"/>
          <w:szCs w:val="20"/>
        </w:rPr>
        <w:t xml:space="preserve"> </w:t>
      </w:r>
      <w:r w:rsidRPr="008B6639">
        <w:rPr>
          <w:rFonts w:ascii="Verdana" w:hAnsi="Verdana"/>
          <w:noProof/>
          <w:sz w:val="20"/>
          <w:szCs w:val="20"/>
        </w:rPr>
        <w:t>purpose, what instructors can do to improve students’</w:t>
      </w:r>
      <w:r w:rsidR="001058DF">
        <w:rPr>
          <w:rFonts w:ascii="Verdana" w:hAnsi="Verdana"/>
          <w:noProof/>
          <w:sz w:val="20"/>
          <w:szCs w:val="20"/>
        </w:rPr>
        <w:t xml:space="preserve"> perception of </w:t>
      </w:r>
      <w:r w:rsidRPr="001058DF">
        <w:rPr>
          <w:rFonts w:ascii="Verdana" w:hAnsi="Verdana"/>
          <w:iCs/>
          <w:noProof/>
          <w:sz w:val="20"/>
          <w:szCs w:val="20"/>
        </w:rPr>
        <w:t>purpose</w:t>
      </w:r>
      <w:r w:rsidR="001058DF">
        <w:rPr>
          <w:rFonts w:ascii="Verdana" w:hAnsi="Verdana"/>
          <w:noProof/>
          <w:sz w:val="20"/>
          <w:szCs w:val="20"/>
        </w:rPr>
        <w:t xml:space="preserve">, </w:t>
      </w:r>
      <w:r w:rsidR="001058DF" w:rsidRPr="008B6639">
        <w:rPr>
          <w:rFonts w:ascii="Verdana" w:hAnsi="Verdana"/>
          <w:noProof/>
          <w:sz w:val="20"/>
          <w:szCs w:val="20"/>
        </w:rPr>
        <w:t>and the role that a growth mindset has in determining students</w:t>
      </w:r>
      <w:r w:rsidR="001058DF">
        <w:rPr>
          <w:rFonts w:ascii="Verdana" w:hAnsi="Verdana"/>
          <w:noProof/>
          <w:sz w:val="20"/>
          <w:szCs w:val="20"/>
        </w:rPr>
        <w:t>’</w:t>
      </w:r>
      <w:r w:rsidR="001058DF" w:rsidRPr="008B6639">
        <w:rPr>
          <w:rFonts w:ascii="Verdana" w:hAnsi="Verdana"/>
          <w:noProof/>
          <w:sz w:val="20"/>
          <w:szCs w:val="20"/>
        </w:rPr>
        <w:t xml:space="preserve"> perceptions.</w:t>
      </w:r>
    </w:p>
    <w:p w14:paraId="5E9B5A5B" w14:textId="77777777" w:rsidR="00266B30" w:rsidRDefault="00266B30" w:rsidP="00266B30">
      <w:pPr>
        <w:tabs>
          <w:tab w:val="center" w:pos="4800"/>
          <w:tab w:val="right" w:pos="9500"/>
        </w:tabs>
        <w:jc w:val="both"/>
        <w:rPr>
          <w:rFonts w:ascii="Verdana" w:hAnsi="Verdana"/>
          <w:noProof/>
          <w:sz w:val="20"/>
          <w:szCs w:val="20"/>
        </w:rPr>
      </w:pPr>
    </w:p>
    <w:p w14:paraId="0B71D4D2" w14:textId="0F18C4A9" w:rsidR="000C17F0" w:rsidRPr="008B6639" w:rsidRDefault="008B2650" w:rsidP="00266B30">
      <w:pPr>
        <w:tabs>
          <w:tab w:val="center" w:pos="4800"/>
          <w:tab w:val="right" w:pos="9500"/>
        </w:tabs>
        <w:jc w:val="both"/>
        <w:rPr>
          <w:rFonts w:ascii="Verdana" w:hAnsi="Verdana" w:cs="Times New Roman"/>
          <w:noProof/>
          <w:sz w:val="20"/>
          <w:szCs w:val="20"/>
        </w:rPr>
      </w:pPr>
      <w:ins w:id="20" w:author="Brenda Murray" w:date="2019-08-16T12:27:00Z">
        <w:r>
          <w:rPr>
            <w:rFonts w:ascii="Verdana" w:hAnsi="Verdana"/>
            <w:noProof/>
            <w:sz w:val="20"/>
            <w:szCs w:val="20"/>
          </w:rPr>
          <w:t>This research</w:t>
        </w:r>
      </w:ins>
      <w:del w:id="21" w:author="Brenda Murray" w:date="2019-08-16T12:27:00Z">
        <w:r w:rsidR="000C17F0" w:rsidRPr="008B6639" w:rsidDel="008B2650">
          <w:rPr>
            <w:rFonts w:ascii="Verdana" w:hAnsi="Verdana"/>
            <w:noProof/>
            <w:sz w:val="20"/>
            <w:szCs w:val="20"/>
          </w:rPr>
          <w:delText>We</w:delText>
        </w:r>
      </w:del>
      <w:r w:rsidR="000C17F0" w:rsidRPr="008B6639">
        <w:rPr>
          <w:rFonts w:ascii="Verdana" w:hAnsi="Verdana"/>
          <w:noProof/>
          <w:sz w:val="20"/>
          <w:szCs w:val="20"/>
        </w:rPr>
        <w:t xml:space="preserve"> also measure</w:t>
      </w:r>
      <w:ins w:id="22" w:author="Brenda Murray" w:date="2019-08-16T12:27:00Z">
        <w:r>
          <w:rPr>
            <w:rFonts w:ascii="Verdana" w:hAnsi="Verdana"/>
            <w:noProof/>
            <w:sz w:val="20"/>
            <w:szCs w:val="20"/>
          </w:rPr>
          <w:t>s</w:t>
        </w:r>
      </w:ins>
      <w:r w:rsidR="000C17F0" w:rsidRPr="008B6639">
        <w:rPr>
          <w:rFonts w:ascii="Verdana" w:hAnsi="Verdana"/>
          <w:noProof/>
          <w:sz w:val="20"/>
          <w:szCs w:val="20"/>
        </w:rPr>
        <w:t xml:space="preserve"> students’ understanding of audience. Do students describe their audience as their instructor, fellow students or experts in the field, or authentic audiences </w:t>
      </w:r>
      <w:r w:rsidR="000C17F0" w:rsidRPr="008B6639">
        <w:rPr>
          <w:rFonts w:ascii="Verdana" w:hAnsi="Verdana"/>
          <w:noProof/>
          <w:sz w:val="20"/>
          <w:szCs w:val="20"/>
        </w:rPr>
        <w:lastRenderedPageBreak/>
        <w:t xml:space="preserve">(even if fictional), such as grant proposal reviewers, peer reviewers, business decision makers, voters, etc? </w:t>
      </w:r>
      <w:ins w:id="23" w:author="Brenda Murray" w:date="2019-08-16T12:28:00Z">
        <w:r>
          <w:rPr>
            <w:rFonts w:ascii="Verdana" w:hAnsi="Verdana"/>
            <w:noProof/>
            <w:sz w:val="20"/>
            <w:szCs w:val="20"/>
          </w:rPr>
          <w:t xml:space="preserve">Questions investigaged include: </w:t>
        </w:r>
      </w:ins>
      <w:del w:id="24" w:author="Brenda Murray" w:date="2019-08-16T12:28:00Z">
        <w:r w:rsidR="000C17F0" w:rsidRPr="008B6639" w:rsidDel="008B2650">
          <w:rPr>
            <w:rFonts w:ascii="Verdana" w:hAnsi="Verdana"/>
            <w:noProof/>
            <w:sz w:val="20"/>
            <w:szCs w:val="20"/>
          </w:rPr>
          <w:delText>Again, we investigate h</w:delText>
        </w:r>
      </w:del>
      <w:ins w:id="25" w:author="Brenda Murray" w:date="2019-08-16T12:28:00Z">
        <w:r>
          <w:rPr>
            <w:rFonts w:ascii="Verdana" w:hAnsi="Verdana"/>
            <w:noProof/>
            <w:sz w:val="20"/>
            <w:szCs w:val="20"/>
          </w:rPr>
          <w:t>h</w:t>
        </w:r>
      </w:ins>
      <w:r w:rsidR="000C17F0" w:rsidRPr="008B6639">
        <w:rPr>
          <w:rFonts w:ascii="Verdana" w:hAnsi="Verdana"/>
          <w:noProof/>
          <w:sz w:val="20"/>
          <w:szCs w:val="20"/>
        </w:rPr>
        <w:t xml:space="preserve">ow students’ perception of audience varies </w:t>
      </w:r>
      <w:r w:rsidR="002B1551">
        <w:rPr>
          <w:rFonts w:ascii="Verdana" w:hAnsi="Verdana"/>
          <w:noProof/>
          <w:sz w:val="20"/>
          <w:szCs w:val="20"/>
        </w:rPr>
        <w:t>throught</w:t>
      </w:r>
      <w:r w:rsidR="000C17F0" w:rsidRPr="008B6639">
        <w:rPr>
          <w:rFonts w:ascii="Verdana" w:hAnsi="Verdana"/>
          <w:noProof/>
          <w:sz w:val="20"/>
          <w:szCs w:val="20"/>
        </w:rPr>
        <w:t xml:space="preserve"> the</w:t>
      </w:r>
      <w:r w:rsidR="002B1551">
        <w:rPr>
          <w:rFonts w:ascii="Verdana" w:hAnsi="Verdana"/>
          <w:noProof/>
          <w:sz w:val="20"/>
          <w:szCs w:val="20"/>
        </w:rPr>
        <w:t xml:space="preserve"> college</w:t>
      </w:r>
      <w:r w:rsidR="000C17F0" w:rsidRPr="008B6639">
        <w:rPr>
          <w:rFonts w:ascii="Verdana" w:hAnsi="Verdana"/>
          <w:noProof/>
          <w:sz w:val="20"/>
          <w:szCs w:val="20"/>
        </w:rPr>
        <w:t xml:space="preserve"> curriculum, how it depends on students’ characteristics, how instructors may influence students’ perceptions, and </w:t>
      </w:r>
      <w:del w:id="26" w:author="Brenda Murray" w:date="2019-08-16T12:28:00Z">
        <w:r w:rsidR="000C17F0" w:rsidRPr="008B6639" w:rsidDel="008B2650">
          <w:rPr>
            <w:rFonts w:ascii="Verdana" w:hAnsi="Verdana"/>
            <w:noProof/>
            <w:sz w:val="20"/>
            <w:szCs w:val="20"/>
          </w:rPr>
          <w:delText>the role that</w:delText>
        </w:r>
      </w:del>
      <w:ins w:id="27" w:author="Brenda Murray" w:date="2019-08-16T12:28:00Z">
        <w:r>
          <w:rPr>
            <w:rFonts w:ascii="Verdana" w:hAnsi="Verdana"/>
            <w:noProof/>
            <w:sz w:val="20"/>
            <w:szCs w:val="20"/>
          </w:rPr>
          <w:t>what role does</w:t>
        </w:r>
      </w:ins>
      <w:r w:rsidR="000C17F0" w:rsidRPr="008B6639">
        <w:rPr>
          <w:rFonts w:ascii="Verdana" w:hAnsi="Verdana"/>
          <w:noProof/>
          <w:sz w:val="20"/>
          <w:szCs w:val="20"/>
        </w:rPr>
        <w:t xml:space="preserve"> a growth mindset ha</w:t>
      </w:r>
      <w:del w:id="28" w:author="Brenda Murray" w:date="2019-08-16T12:29:00Z">
        <w:r w:rsidR="000C17F0" w:rsidRPr="008B6639" w:rsidDel="008B2650">
          <w:rPr>
            <w:rFonts w:ascii="Verdana" w:hAnsi="Verdana"/>
            <w:noProof/>
            <w:sz w:val="20"/>
            <w:szCs w:val="20"/>
          </w:rPr>
          <w:delText>s</w:delText>
        </w:r>
      </w:del>
      <w:ins w:id="29" w:author="Brenda Murray" w:date="2019-08-16T12:29:00Z">
        <w:r>
          <w:rPr>
            <w:rFonts w:ascii="Verdana" w:hAnsi="Verdana"/>
            <w:noProof/>
            <w:sz w:val="20"/>
            <w:szCs w:val="20"/>
          </w:rPr>
          <w:t>ve</w:t>
        </w:r>
      </w:ins>
      <w:r w:rsidR="000C17F0" w:rsidRPr="008B6639">
        <w:rPr>
          <w:rFonts w:ascii="Verdana" w:hAnsi="Verdana"/>
          <w:noProof/>
          <w:sz w:val="20"/>
          <w:szCs w:val="20"/>
        </w:rPr>
        <w:t xml:space="preserve"> in determining students perceptions.</w:t>
      </w:r>
    </w:p>
    <w:p w14:paraId="5FDE6CF3" w14:textId="77777777" w:rsidR="00266B30" w:rsidRDefault="00266B30" w:rsidP="00266B30">
      <w:pPr>
        <w:tabs>
          <w:tab w:val="center" w:pos="4800"/>
          <w:tab w:val="right" w:pos="9500"/>
        </w:tabs>
        <w:jc w:val="both"/>
        <w:rPr>
          <w:rFonts w:ascii="Verdana" w:hAnsi="Verdana"/>
          <w:noProof/>
          <w:sz w:val="20"/>
          <w:szCs w:val="20"/>
        </w:rPr>
      </w:pPr>
    </w:p>
    <w:p w14:paraId="28FE3AA2" w14:textId="525D2901" w:rsidR="000C17F0" w:rsidRPr="008B6639" w:rsidRDefault="008B2650" w:rsidP="00266B30">
      <w:pPr>
        <w:tabs>
          <w:tab w:val="center" w:pos="4800"/>
          <w:tab w:val="right" w:pos="9500"/>
        </w:tabs>
        <w:jc w:val="both"/>
        <w:rPr>
          <w:rFonts w:ascii="Verdana" w:hAnsi="Verdana" w:cs="Times New Roman"/>
          <w:noProof/>
          <w:sz w:val="20"/>
          <w:szCs w:val="20"/>
        </w:rPr>
      </w:pPr>
      <w:ins w:id="30" w:author="Brenda Murray" w:date="2019-08-16T12:29:00Z">
        <w:r>
          <w:rPr>
            <w:rFonts w:ascii="Verdana" w:hAnsi="Verdana"/>
            <w:noProof/>
            <w:sz w:val="20"/>
            <w:szCs w:val="20"/>
          </w:rPr>
          <w:t>The</w:t>
        </w:r>
      </w:ins>
      <w:del w:id="31" w:author="Brenda Murray" w:date="2019-08-16T12:29:00Z">
        <w:r w:rsidR="000C17F0" w:rsidRPr="008B6639" w:rsidDel="008B2650">
          <w:rPr>
            <w:rFonts w:ascii="Verdana" w:hAnsi="Verdana"/>
            <w:noProof/>
            <w:sz w:val="20"/>
            <w:szCs w:val="20"/>
          </w:rPr>
          <w:delText>Our</w:delText>
        </w:r>
      </w:del>
      <w:r w:rsidR="000C17F0" w:rsidRPr="008B6639">
        <w:rPr>
          <w:rFonts w:ascii="Verdana" w:hAnsi="Verdana"/>
          <w:noProof/>
          <w:sz w:val="20"/>
          <w:szCs w:val="20"/>
        </w:rPr>
        <w:t xml:space="preserve"> target audience for this paper is primarily college instructors outside the disciplines of English and communication studies. That is, instructors who require writing assignments in their courses, but who do not have the class time or even necessarily the pedagogical expertise to teach students how to be better writers. Students across all majors will be expected to engage in written communication in their careers, and teaching writing cannot be </w:t>
      </w:r>
      <w:r w:rsidR="003A6651">
        <w:rPr>
          <w:rFonts w:ascii="Verdana" w:hAnsi="Verdana"/>
          <w:noProof/>
          <w:sz w:val="20"/>
          <w:szCs w:val="20"/>
        </w:rPr>
        <w:t>relegated</w:t>
      </w:r>
      <w:r w:rsidR="000C17F0" w:rsidRPr="008B6639">
        <w:rPr>
          <w:rFonts w:ascii="Verdana" w:hAnsi="Verdana"/>
          <w:noProof/>
          <w:sz w:val="20"/>
          <w:szCs w:val="20"/>
        </w:rPr>
        <w:t xml:space="preserve"> to only first-year courses. Students must build their written communication skills throughout their college careers, and become more comfortable with discipline-specific audiences and purposes.</w:t>
      </w:r>
    </w:p>
    <w:p w14:paraId="3C1C1120"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1BC9BBEA" w14:textId="77777777" w:rsidR="000C17F0" w:rsidRPr="00266B30" w:rsidRDefault="000C17F0" w:rsidP="00266B30">
      <w:pPr>
        <w:pStyle w:val="Heading2"/>
        <w:tabs>
          <w:tab w:val="center" w:pos="4800"/>
          <w:tab w:val="right" w:pos="9500"/>
        </w:tabs>
        <w:ind w:firstLine="0"/>
        <w:rPr>
          <w:rFonts w:ascii="Verdana" w:eastAsiaTheme="minorEastAsia" w:hAnsi="Verdana"/>
          <w:sz w:val="24"/>
          <w:szCs w:val="24"/>
        </w:rPr>
      </w:pPr>
      <w:r w:rsidRPr="00266B30">
        <w:rPr>
          <w:rFonts w:ascii="Verdana" w:eastAsiaTheme="minorEastAsia" w:hAnsi="Verdana"/>
          <w:sz w:val="24"/>
          <w:szCs w:val="24"/>
        </w:rPr>
        <w:t xml:space="preserve">2  </w:t>
      </w:r>
      <w:bookmarkStart w:id="32" w:name="GrindEQpgref5b204b232"/>
      <w:bookmarkEnd w:id="32"/>
      <w:r w:rsidRPr="00266B30">
        <w:rPr>
          <w:rFonts w:ascii="Verdana" w:eastAsiaTheme="minorEastAsia" w:hAnsi="Verdana"/>
          <w:sz w:val="24"/>
          <w:szCs w:val="24"/>
        </w:rPr>
        <w:t>Survey</w:t>
      </w:r>
    </w:p>
    <w:p w14:paraId="77548457" w14:textId="77777777" w:rsidR="00266B30" w:rsidRDefault="00266B30" w:rsidP="00266B30">
      <w:pPr>
        <w:tabs>
          <w:tab w:val="center" w:pos="4800"/>
          <w:tab w:val="right" w:pos="9500"/>
        </w:tabs>
        <w:jc w:val="both"/>
        <w:rPr>
          <w:rFonts w:ascii="Verdana" w:hAnsi="Verdana"/>
          <w:noProof/>
          <w:sz w:val="20"/>
          <w:szCs w:val="20"/>
        </w:rPr>
      </w:pPr>
    </w:p>
    <w:p w14:paraId="253AB7D5" w14:textId="2AAA06F1" w:rsidR="000C17F0" w:rsidRPr="008B6639" w:rsidRDefault="00CC0330" w:rsidP="00266B30">
      <w:pPr>
        <w:tabs>
          <w:tab w:val="center" w:pos="4800"/>
          <w:tab w:val="right" w:pos="9500"/>
        </w:tabs>
        <w:jc w:val="both"/>
        <w:rPr>
          <w:rFonts w:ascii="Verdana" w:hAnsi="Verdana" w:cs="Times New Roman"/>
          <w:noProof/>
          <w:sz w:val="20"/>
          <w:szCs w:val="20"/>
        </w:rPr>
      </w:pPr>
      <w:ins w:id="33" w:author="Brenda Murray" w:date="2019-08-16T12:46:00Z">
        <w:r>
          <w:rPr>
            <w:rFonts w:ascii="Verdana" w:hAnsi="Verdana"/>
            <w:noProof/>
            <w:sz w:val="20"/>
            <w:szCs w:val="20"/>
          </w:rPr>
          <w:t>An electronic survey was used to</w:t>
        </w:r>
      </w:ins>
      <w:del w:id="34" w:author="Brenda Murray" w:date="2019-08-16T12:46:00Z">
        <w:r w:rsidR="000C17F0" w:rsidRPr="008B6639" w:rsidDel="00CC0330">
          <w:rPr>
            <w:rFonts w:ascii="Verdana" w:hAnsi="Verdana"/>
            <w:noProof/>
            <w:sz w:val="20"/>
            <w:szCs w:val="20"/>
          </w:rPr>
          <w:delText xml:space="preserve">We </w:delText>
        </w:r>
      </w:del>
      <w:ins w:id="35" w:author="Brenda Murray" w:date="2019-08-16T12:46:00Z">
        <w:r w:rsidRPr="008B6639">
          <w:rPr>
            <w:rFonts w:ascii="Verdana" w:hAnsi="Verdana"/>
            <w:noProof/>
            <w:sz w:val="20"/>
            <w:szCs w:val="20"/>
          </w:rPr>
          <w:t xml:space="preserve"> </w:t>
        </w:r>
      </w:ins>
      <w:r w:rsidR="000C17F0" w:rsidRPr="008B6639">
        <w:rPr>
          <w:rFonts w:ascii="Verdana" w:hAnsi="Verdana"/>
          <w:noProof/>
          <w:sz w:val="20"/>
          <w:szCs w:val="20"/>
        </w:rPr>
        <w:t>measure</w:t>
      </w:r>
      <w:del w:id="36" w:author="Brenda Murray" w:date="2019-08-16T12:47:00Z">
        <w:r w:rsidR="000C17F0" w:rsidRPr="008B6639" w:rsidDel="00CC0330">
          <w:rPr>
            <w:rFonts w:ascii="Verdana" w:hAnsi="Verdana"/>
            <w:noProof/>
            <w:sz w:val="20"/>
            <w:szCs w:val="20"/>
          </w:rPr>
          <w:delText>d</w:delText>
        </w:r>
      </w:del>
      <w:r w:rsidR="000C17F0" w:rsidRPr="008B6639">
        <w:rPr>
          <w:rFonts w:ascii="Verdana" w:hAnsi="Verdana"/>
          <w:noProof/>
          <w:sz w:val="20"/>
          <w:szCs w:val="20"/>
        </w:rPr>
        <w:t xml:space="preserve"> students’ sense of writing purpose and audience, in addition to factors that may influence either their perceptions or the types of writing assignments they experience. These include instructor actions in the classroom; an aggregate measure of student mindset; demographics including gender, race, parents’ educational attainment, and prior high school performance; and students’ academic characteristics including field of study and credits accumulated toward their degree.</w:t>
      </w:r>
    </w:p>
    <w:p w14:paraId="2B902AA6" w14:textId="77777777" w:rsidR="00266B30" w:rsidRDefault="00266B30" w:rsidP="00266B30">
      <w:pPr>
        <w:tabs>
          <w:tab w:val="center" w:pos="4800"/>
          <w:tab w:val="right" w:pos="9500"/>
        </w:tabs>
        <w:jc w:val="both"/>
        <w:rPr>
          <w:rFonts w:ascii="Verdana" w:hAnsi="Verdana"/>
          <w:noProof/>
          <w:sz w:val="20"/>
          <w:szCs w:val="20"/>
        </w:rPr>
      </w:pPr>
    </w:p>
    <w:p w14:paraId="58AB2637" w14:textId="7887138E" w:rsidR="000C17F0" w:rsidRPr="008B6639" w:rsidRDefault="000C17F0" w:rsidP="00266B30">
      <w:pPr>
        <w:tabs>
          <w:tab w:val="center" w:pos="4800"/>
          <w:tab w:val="right" w:pos="9500"/>
        </w:tabs>
        <w:jc w:val="both"/>
        <w:rPr>
          <w:rFonts w:ascii="Verdana" w:hAnsi="Verdana" w:cs="Times New Roman"/>
          <w:noProof/>
          <w:sz w:val="20"/>
          <w:szCs w:val="20"/>
        </w:rPr>
      </w:pPr>
      <w:del w:id="37" w:author="Brenda Murray" w:date="2019-08-16T12:47:00Z">
        <w:r w:rsidRPr="008B6639" w:rsidDel="00CC0330">
          <w:rPr>
            <w:rFonts w:ascii="Verdana" w:hAnsi="Verdana"/>
            <w:noProof/>
            <w:sz w:val="20"/>
            <w:szCs w:val="20"/>
          </w:rPr>
          <w:delText xml:space="preserve">We measured these variables with </w:delText>
        </w:r>
      </w:del>
      <w:ins w:id="38" w:author="Brenda Murray" w:date="2019-08-16T12:47:00Z">
        <w:r w:rsidR="00CC0330">
          <w:rPr>
            <w:rFonts w:ascii="Verdana" w:hAnsi="Verdana"/>
            <w:noProof/>
            <w:sz w:val="20"/>
            <w:szCs w:val="20"/>
          </w:rPr>
          <w:t xml:space="preserve">The </w:t>
        </w:r>
      </w:ins>
      <w:del w:id="39" w:author="Brenda Murray" w:date="2019-08-16T12:47:00Z">
        <w:r w:rsidRPr="008B6639" w:rsidDel="00CC0330">
          <w:rPr>
            <w:rFonts w:ascii="Verdana" w:hAnsi="Verdana"/>
            <w:noProof/>
            <w:sz w:val="20"/>
            <w:szCs w:val="20"/>
          </w:rPr>
          <w:delText xml:space="preserve">a </w:delText>
        </w:r>
      </w:del>
      <w:r w:rsidRPr="008B6639">
        <w:rPr>
          <w:rFonts w:ascii="Verdana" w:hAnsi="Verdana"/>
          <w:noProof/>
          <w:sz w:val="20"/>
          <w:szCs w:val="20"/>
        </w:rPr>
        <w:t xml:space="preserve">survey </w:t>
      </w:r>
      <w:ins w:id="40" w:author="Brenda Murray" w:date="2019-08-16T12:47:00Z">
        <w:r w:rsidR="00CC0330">
          <w:rPr>
            <w:rFonts w:ascii="Verdana" w:hAnsi="Verdana"/>
            <w:noProof/>
            <w:sz w:val="20"/>
            <w:szCs w:val="20"/>
          </w:rPr>
          <w:t xml:space="preserve">was </w:t>
        </w:r>
      </w:ins>
      <w:r w:rsidRPr="008B6639">
        <w:rPr>
          <w:rFonts w:ascii="Verdana" w:hAnsi="Verdana"/>
          <w:noProof/>
          <w:sz w:val="20"/>
          <w:szCs w:val="20"/>
        </w:rPr>
        <w:t xml:space="preserve">administered in Spring 2017 to all undergraduate students at the University of Wisconsin - La Crosse (UWL) and Viterbo University, two universities in La Crosse, WI with a large majority of students from Western Wisconsin. Both universities are primarily undergraduate institutions, but both include a limited number of graduate programs and students. UWL is a public, regional, comprehensive university with almost 10,000 undergraduate students. Viterbo University is a smaller private university with approximately 2,000 undergraduate students, a smaller student-to-faculty ratio (Viterbo is 11:1 and UWL is 19:1) and a smaller average class size (Viterbo is 16 and UWL is 28). </w:t>
      </w:r>
      <w:del w:id="41" w:author="Brenda Murray" w:date="2019-08-16T12:48:00Z">
        <w:r w:rsidRPr="008B6639" w:rsidDel="00CC0330">
          <w:rPr>
            <w:rFonts w:ascii="Verdana" w:hAnsi="Verdana"/>
            <w:noProof/>
            <w:sz w:val="20"/>
            <w:szCs w:val="20"/>
          </w:rPr>
          <w:delText>We received</w:delText>
        </w:r>
      </w:del>
      <w:ins w:id="42" w:author="Brenda Murray" w:date="2019-08-16T12:48:00Z">
        <w:r w:rsidR="00CC0330">
          <w:rPr>
            <w:rFonts w:ascii="Verdana" w:hAnsi="Verdana"/>
            <w:noProof/>
            <w:sz w:val="20"/>
            <w:szCs w:val="20"/>
          </w:rPr>
          <w:t>The survey received</w:t>
        </w:r>
      </w:ins>
      <w:r w:rsidRPr="008B6639">
        <w:rPr>
          <w:rFonts w:ascii="Verdana" w:hAnsi="Verdana"/>
          <w:noProof/>
          <w:sz w:val="20"/>
          <w:szCs w:val="20"/>
        </w:rPr>
        <w:t xml:space="preserve"> 2,305 responses, for a response rate of approximately 20%.</w:t>
      </w:r>
    </w:p>
    <w:p w14:paraId="40ADD70D" w14:textId="77777777" w:rsidR="00266B30" w:rsidRDefault="00266B30" w:rsidP="00266B30">
      <w:pPr>
        <w:pStyle w:val="Heading3"/>
        <w:tabs>
          <w:tab w:val="center" w:pos="4800"/>
          <w:tab w:val="right" w:pos="9500"/>
        </w:tabs>
        <w:ind w:firstLine="0"/>
        <w:rPr>
          <w:rFonts w:ascii="Verdana" w:eastAsiaTheme="minorEastAsia" w:hAnsi="Verdana" w:cs="Times New Roman"/>
          <w:b w:val="0"/>
          <w:bCs w:val="0"/>
          <w:sz w:val="20"/>
          <w:szCs w:val="20"/>
        </w:rPr>
      </w:pPr>
    </w:p>
    <w:p w14:paraId="6B09C8C8" w14:textId="4002A62D" w:rsidR="000C17F0" w:rsidRPr="00266B30" w:rsidRDefault="000C17F0" w:rsidP="00266B30">
      <w:pPr>
        <w:pStyle w:val="Heading3"/>
        <w:tabs>
          <w:tab w:val="center" w:pos="4800"/>
          <w:tab w:val="right" w:pos="9500"/>
        </w:tabs>
        <w:ind w:firstLine="0"/>
        <w:rPr>
          <w:rFonts w:ascii="Verdana" w:eastAsiaTheme="minorEastAsia" w:hAnsi="Verdana"/>
          <w:sz w:val="22"/>
          <w:szCs w:val="22"/>
        </w:rPr>
      </w:pPr>
      <w:r w:rsidRPr="00266B30">
        <w:rPr>
          <w:rFonts w:ascii="Verdana" w:eastAsiaTheme="minorEastAsia" w:hAnsi="Verdana"/>
          <w:sz w:val="22"/>
          <w:szCs w:val="22"/>
        </w:rPr>
        <w:t xml:space="preserve">2.1  </w:t>
      </w:r>
      <w:bookmarkStart w:id="43" w:name="GrindEQpgref5b204b233"/>
      <w:bookmarkEnd w:id="43"/>
      <w:r w:rsidRPr="00266B30">
        <w:rPr>
          <w:rFonts w:ascii="Verdana" w:eastAsiaTheme="minorEastAsia" w:hAnsi="Verdana"/>
          <w:sz w:val="22"/>
          <w:szCs w:val="22"/>
        </w:rPr>
        <w:t>Students’ Perception of Purpose</w:t>
      </w:r>
    </w:p>
    <w:p w14:paraId="22F757D8" w14:textId="77777777" w:rsidR="00266B30" w:rsidRDefault="00266B30" w:rsidP="00266B30">
      <w:pPr>
        <w:tabs>
          <w:tab w:val="center" w:pos="4800"/>
          <w:tab w:val="right" w:pos="9500"/>
        </w:tabs>
        <w:jc w:val="both"/>
        <w:rPr>
          <w:rFonts w:ascii="Verdana" w:hAnsi="Verdana" w:cs="Times New Roman"/>
          <w:noProof/>
          <w:sz w:val="20"/>
          <w:szCs w:val="20"/>
        </w:rPr>
      </w:pPr>
    </w:p>
    <w:p w14:paraId="51F65773" w14:textId="50FDF072" w:rsidR="000C17F0" w:rsidRDefault="000C17F0" w:rsidP="00266B30">
      <w:pPr>
        <w:tabs>
          <w:tab w:val="center" w:pos="4800"/>
          <w:tab w:val="right" w:pos="9500"/>
        </w:tabs>
        <w:jc w:val="both"/>
        <w:rPr>
          <w:rFonts w:ascii="Verdana" w:hAnsi="Verdana"/>
          <w:noProof/>
          <w:sz w:val="20"/>
          <w:szCs w:val="20"/>
        </w:rPr>
      </w:pPr>
      <w:del w:id="44" w:author="Brenda Murray" w:date="2019-08-16T12:48:00Z">
        <w:r w:rsidRPr="008B6639" w:rsidDel="00CC0330">
          <w:rPr>
            <w:rFonts w:ascii="Verdana" w:hAnsi="Verdana"/>
            <w:noProof/>
            <w:sz w:val="20"/>
            <w:szCs w:val="20"/>
          </w:rPr>
          <w:delText>We measure s</w:delText>
        </w:r>
      </w:del>
      <w:ins w:id="45" w:author="Brenda Murray" w:date="2019-08-16T12:48:00Z">
        <w:r w:rsidR="00CC0330">
          <w:rPr>
            <w:rFonts w:ascii="Verdana" w:hAnsi="Verdana"/>
            <w:noProof/>
            <w:sz w:val="20"/>
            <w:szCs w:val="20"/>
          </w:rPr>
          <w:t>S</w:t>
        </w:r>
      </w:ins>
      <w:r w:rsidRPr="008B6639">
        <w:rPr>
          <w:rFonts w:ascii="Verdana" w:hAnsi="Verdana"/>
          <w:noProof/>
          <w:sz w:val="20"/>
          <w:szCs w:val="20"/>
        </w:rPr>
        <w:t xml:space="preserve">tudents’ sense of purpose </w:t>
      </w:r>
      <w:ins w:id="46" w:author="Brenda Murray" w:date="2019-08-16T12:48:00Z">
        <w:r w:rsidR="00CC0330">
          <w:rPr>
            <w:rFonts w:ascii="Verdana" w:hAnsi="Verdana"/>
            <w:noProof/>
            <w:sz w:val="20"/>
            <w:szCs w:val="20"/>
          </w:rPr>
          <w:t xml:space="preserve">was measured </w:t>
        </w:r>
      </w:ins>
      <w:r w:rsidRPr="008B6639">
        <w:rPr>
          <w:rFonts w:ascii="Verdana" w:hAnsi="Verdana"/>
          <w:noProof/>
          <w:sz w:val="20"/>
          <w:szCs w:val="20"/>
        </w:rPr>
        <w:t xml:space="preserve">with the following open-ended survey prompt: </w:t>
      </w:r>
    </w:p>
    <w:p w14:paraId="25CC1756" w14:textId="77777777" w:rsidR="00266B30" w:rsidRPr="008B6639" w:rsidRDefault="00266B30" w:rsidP="00266B30">
      <w:pPr>
        <w:tabs>
          <w:tab w:val="center" w:pos="4800"/>
          <w:tab w:val="right" w:pos="9500"/>
        </w:tabs>
        <w:jc w:val="both"/>
        <w:rPr>
          <w:rFonts w:ascii="Verdana" w:hAnsi="Verdana" w:cs="Times New Roman"/>
          <w:noProof/>
          <w:sz w:val="20"/>
          <w:szCs w:val="20"/>
        </w:rPr>
      </w:pPr>
    </w:p>
    <w:p w14:paraId="7285B842" w14:textId="1DFE79C1" w:rsidR="000C17F0" w:rsidRDefault="000C17F0" w:rsidP="00134EE1">
      <w:pPr>
        <w:tabs>
          <w:tab w:val="center" w:pos="4800"/>
          <w:tab w:val="right" w:pos="9500"/>
        </w:tabs>
        <w:rPr>
          <w:rFonts w:ascii="Verdana" w:hAnsi="Verdana"/>
          <w:noProof/>
          <w:sz w:val="20"/>
          <w:szCs w:val="20"/>
        </w:rPr>
      </w:pPr>
      <w:r w:rsidRPr="008B6639">
        <w:rPr>
          <w:rFonts w:ascii="Verdana" w:hAnsi="Verdana"/>
          <w:i/>
          <w:iCs/>
          <w:noProof/>
          <w:sz w:val="20"/>
          <w:szCs w:val="20"/>
        </w:rPr>
        <w:t xml:space="preserve">Think about the last 3+ page writing assignment you completed. In one sentence, </w:t>
      </w:r>
      <w:r w:rsidRPr="008B6639">
        <w:rPr>
          <w:rFonts w:ascii="Verdana" w:hAnsi="Verdana"/>
          <w:b/>
          <w:bCs/>
          <w:i/>
          <w:iCs/>
          <w:noProof/>
          <w:sz w:val="20"/>
          <w:szCs w:val="20"/>
        </w:rPr>
        <w:t>describe the purpose</w:t>
      </w:r>
      <w:r w:rsidRPr="008B6639">
        <w:rPr>
          <w:rFonts w:ascii="Verdana" w:hAnsi="Verdana"/>
          <w:i/>
          <w:iCs/>
          <w:noProof/>
          <w:sz w:val="20"/>
          <w:szCs w:val="20"/>
        </w:rPr>
        <w:t xml:space="preserve"> for the writing.</w:t>
      </w:r>
      <w:r w:rsidRPr="008B6639">
        <w:rPr>
          <w:rFonts w:ascii="Verdana" w:hAnsi="Verdana"/>
          <w:noProof/>
          <w:sz w:val="20"/>
          <w:szCs w:val="20"/>
        </w:rPr>
        <w:t xml:space="preserve"> (bold emphasis in survey) </w:t>
      </w:r>
    </w:p>
    <w:p w14:paraId="4691ABD1" w14:textId="77777777" w:rsidR="00D75031" w:rsidRPr="008B6639" w:rsidRDefault="00D75031" w:rsidP="000C17F0">
      <w:pPr>
        <w:tabs>
          <w:tab w:val="center" w:pos="4800"/>
          <w:tab w:val="right" w:pos="9500"/>
        </w:tabs>
        <w:ind w:firstLine="720"/>
        <w:rPr>
          <w:rFonts w:ascii="Verdana" w:hAnsi="Verdana" w:cs="Times New Roman"/>
          <w:noProof/>
          <w:sz w:val="20"/>
          <w:szCs w:val="20"/>
        </w:rPr>
      </w:pPr>
    </w:p>
    <w:p w14:paraId="0EFAA1E2" w14:textId="38536800" w:rsidR="000C17F0" w:rsidRDefault="000C17F0" w:rsidP="00D75031">
      <w:pPr>
        <w:tabs>
          <w:tab w:val="center" w:pos="4800"/>
          <w:tab w:val="right" w:pos="9500"/>
        </w:tabs>
        <w:jc w:val="both"/>
        <w:rPr>
          <w:rFonts w:ascii="Verdana" w:hAnsi="Verdana"/>
          <w:noProof/>
          <w:sz w:val="20"/>
          <w:szCs w:val="20"/>
        </w:rPr>
      </w:pPr>
      <w:del w:id="47" w:author="Brenda Murray" w:date="2019-08-16T12:49:00Z">
        <w:r w:rsidRPr="008B6639" w:rsidDel="00CC0330">
          <w:rPr>
            <w:rFonts w:ascii="Verdana" w:hAnsi="Verdana"/>
            <w:noProof/>
            <w:sz w:val="20"/>
            <w:szCs w:val="20"/>
          </w:rPr>
          <w:delText>We categorized</w:delText>
        </w:r>
      </w:del>
      <w:ins w:id="48" w:author="Brenda Murray" w:date="2019-08-16T12:49:00Z">
        <w:r w:rsidR="00CC0330">
          <w:rPr>
            <w:rFonts w:ascii="Verdana" w:hAnsi="Verdana"/>
            <w:noProof/>
            <w:sz w:val="20"/>
            <w:szCs w:val="20"/>
          </w:rPr>
          <w:t>The</w:t>
        </w:r>
      </w:ins>
      <w:r w:rsidRPr="008B6639">
        <w:rPr>
          <w:rFonts w:ascii="Verdana" w:hAnsi="Verdana"/>
          <w:noProof/>
          <w:sz w:val="20"/>
          <w:szCs w:val="20"/>
        </w:rPr>
        <w:t xml:space="preserve"> </w:t>
      </w:r>
      <w:del w:id="49" w:author="Brenda Murray" w:date="2019-08-16T12:49:00Z">
        <w:r w:rsidRPr="008B6639" w:rsidDel="00CC0330">
          <w:rPr>
            <w:rFonts w:ascii="Verdana" w:hAnsi="Verdana"/>
            <w:noProof/>
            <w:sz w:val="20"/>
            <w:szCs w:val="20"/>
          </w:rPr>
          <w:delText xml:space="preserve">student </w:delText>
        </w:r>
      </w:del>
      <w:r w:rsidRPr="008B6639">
        <w:rPr>
          <w:rFonts w:ascii="Verdana" w:hAnsi="Verdana"/>
          <w:noProof/>
          <w:sz w:val="20"/>
          <w:szCs w:val="20"/>
        </w:rPr>
        <w:t xml:space="preserve">responses </w:t>
      </w:r>
      <w:ins w:id="50" w:author="Brenda Murray" w:date="2019-08-16T12:49:00Z">
        <w:r w:rsidR="00CC0330">
          <w:rPr>
            <w:rFonts w:ascii="Verdana" w:hAnsi="Verdana"/>
            <w:noProof/>
            <w:sz w:val="20"/>
            <w:szCs w:val="20"/>
          </w:rPr>
          <w:t xml:space="preserve">were categorized </w:t>
        </w:r>
      </w:ins>
      <w:r w:rsidRPr="008B6639">
        <w:rPr>
          <w:rFonts w:ascii="Verdana" w:hAnsi="Verdana"/>
          <w:noProof/>
          <w:sz w:val="20"/>
          <w:szCs w:val="20"/>
        </w:rPr>
        <w:t xml:space="preserve">into the following ordered levels:  </w:t>
      </w:r>
    </w:p>
    <w:p w14:paraId="4949A76B" w14:textId="77777777" w:rsidR="00266B30" w:rsidRPr="008B6639" w:rsidRDefault="00266B30" w:rsidP="00D75031">
      <w:pPr>
        <w:tabs>
          <w:tab w:val="center" w:pos="4800"/>
          <w:tab w:val="right" w:pos="9500"/>
        </w:tabs>
        <w:jc w:val="both"/>
        <w:rPr>
          <w:rFonts w:ascii="Verdana" w:hAnsi="Verdana" w:cs="Times New Roman"/>
          <w:noProof/>
          <w:sz w:val="20"/>
          <w:szCs w:val="20"/>
        </w:rPr>
      </w:pPr>
    </w:p>
    <w:p w14:paraId="40210FC7"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1.  None / unclear </w:t>
      </w:r>
    </w:p>
    <w:p w14:paraId="4F67135E"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2.  Topic or assignment description, instructor-centered description </w:t>
      </w:r>
    </w:p>
    <w:p w14:paraId="7DF93967" w14:textId="77777777" w:rsidR="00D75031" w:rsidRDefault="000C17F0" w:rsidP="000C17F0">
      <w:pPr>
        <w:tabs>
          <w:tab w:val="center" w:pos="4800"/>
          <w:tab w:val="right" w:pos="9500"/>
        </w:tabs>
        <w:ind w:firstLine="720"/>
        <w:rPr>
          <w:rFonts w:ascii="Verdana" w:hAnsi="Verdana"/>
          <w:noProof/>
          <w:sz w:val="20"/>
          <w:szCs w:val="20"/>
        </w:rPr>
      </w:pPr>
      <w:r w:rsidRPr="008B6639">
        <w:rPr>
          <w:rFonts w:ascii="Verdana" w:hAnsi="Verdana"/>
          <w:noProof/>
          <w:sz w:val="20"/>
          <w:szCs w:val="20"/>
        </w:rPr>
        <w:t xml:space="preserve">    3.  Writer-centered description (personal growth, to enhance understanding, </w:t>
      </w:r>
    </w:p>
    <w:p w14:paraId="405EE154" w14:textId="2244AE5A" w:rsidR="000C17F0" w:rsidRPr="008B6639" w:rsidRDefault="00266B30" w:rsidP="000C17F0">
      <w:pPr>
        <w:tabs>
          <w:tab w:val="center" w:pos="4800"/>
          <w:tab w:val="right" w:pos="9500"/>
        </w:tabs>
        <w:ind w:firstLine="720"/>
        <w:rPr>
          <w:rFonts w:ascii="Verdana" w:hAnsi="Verdana" w:cs="Times New Roman"/>
          <w:noProof/>
          <w:sz w:val="20"/>
          <w:szCs w:val="20"/>
        </w:rPr>
      </w:pPr>
      <w:r>
        <w:rPr>
          <w:rFonts w:ascii="Verdana" w:hAnsi="Verdana"/>
          <w:noProof/>
          <w:sz w:val="20"/>
          <w:szCs w:val="20"/>
        </w:rPr>
        <w:t xml:space="preserve">         </w:t>
      </w:r>
      <w:r w:rsidR="000C17F0" w:rsidRPr="008B6639">
        <w:rPr>
          <w:rFonts w:ascii="Verdana" w:hAnsi="Verdana"/>
          <w:noProof/>
          <w:sz w:val="20"/>
          <w:szCs w:val="20"/>
        </w:rPr>
        <w:t xml:space="preserve">improve as a writer, to practice) </w:t>
      </w:r>
    </w:p>
    <w:p w14:paraId="12F727BD"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4.  Reader-centered description (someone other the instructor) </w:t>
      </w:r>
    </w:p>
    <w:p w14:paraId="0CB88622" w14:textId="77777777" w:rsidR="00D75031" w:rsidRDefault="00D75031" w:rsidP="00D75031">
      <w:pPr>
        <w:tabs>
          <w:tab w:val="center" w:pos="4800"/>
          <w:tab w:val="right" w:pos="9500"/>
        </w:tabs>
        <w:jc w:val="both"/>
        <w:rPr>
          <w:rFonts w:ascii="Verdana" w:hAnsi="Verdana" w:cs="Times New Roman"/>
          <w:noProof/>
          <w:sz w:val="20"/>
          <w:szCs w:val="20"/>
        </w:rPr>
      </w:pPr>
    </w:p>
    <w:p w14:paraId="05A75287" w14:textId="3956C729" w:rsidR="000C17F0" w:rsidRPr="00D75031" w:rsidRDefault="000C17F0" w:rsidP="00D75031">
      <w:pPr>
        <w:tabs>
          <w:tab w:val="center" w:pos="4800"/>
          <w:tab w:val="right" w:pos="9500"/>
        </w:tabs>
        <w:jc w:val="both"/>
        <w:rPr>
          <w:rFonts w:ascii="Verdana" w:hAnsi="Verdana" w:cs="Times New Roman"/>
          <w:noProof/>
          <w:sz w:val="20"/>
          <w:szCs w:val="20"/>
        </w:rPr>
      </w:pPr>
      <w:r w:rsidRPr="00D75031">
        <w:rPr>
          <w:rFonts w:ascii="Verdana" w:hAnsi="Verdana"/>
          <w:noProof/>
          <w:sz w:val="20"/>
          <w:szCs w:val="20"/>
        </w:rPr>
        <w:t xml:space="preserve">Responses for purpose that were coded as </w:t>
      </w:r>
      <w:r w:rsidR="001E7223">
        <w:rPr>
          <w:rFonts w:ascii="Verdana" w:hAnsi="Verdana"/>
          <w:bCs/>
          <w:noProof/>
          <w:sz w:val="20"/>
          <w:szCs w:val="20"/>
        </w:rPr>
        <w:t>n</w:t>
      </w:r>
      <w:r w:rsidRPr="00D75031">
        <w:rPr>
          <w:rFonts w:ascii="Verdana" w:hAnsi="Verdana"/>
          <w:bCs/>
          <w:noProof/>
          <w:sz w:val="20"/>
          <w:szCs w:val="20"/>
        </w:rPr>
        <w:t>one / unclear</w:t>
      </w:r>
      <w:r w:rsidRPr="00D75031">
        <w:rPr>
          <w:rFonts w:ascii="Verdana" w:hAnsi="Verdana"/>
          <w:noProof/>
          <w:sz w:val="20"/>
          <w:szCs w:val="20"/>
        </w:rPr>
        <w:t xml:space="preserve"> included responses like "taking a midterm for the class," "to do the assignment," "for a class grade," etc.</w:t>
      </w:r>
    </w:p>
    <w:p w14:paraId="07717A5A" w14:textId="77777777" w:rsidR="00D75031" w:rsidRPr="00D75031" w:rsidRDefault="00D75031" w:rsidP="00D75031">
      <w:pPr>
        <w:tabs>
          <w:tab w:val="center" w:pos="4800"/>
          <w:tab w:val="right" w:pos="9500"/>
        </w:tabs>
        <w:jc w:val="both"/>
        <w:rPr>
          <w:rFonts w:ascii="Verdana" w:hAnsi="Verdana"/>
          <w:noProof/>
          <w:sz w:val="20"/>
          <w:szCs w:val="20"/>
        </w:rPr>
      </w:pPr>
    </w:p>
    <w:p w14:paraId="7F15B72B" w14:textId="33273E7C" w:rsidR="000C17F0" w:rsidRPr="00D75031" w:rsidRDefault="000C17F0" w:rsidP="00D75031">
      <w:pPr>
        <w:tabs>
          <w:tab w:val="center" w:pos="4800"/>
          <w:tab w:val="right" w:pos="9500"/>
        </w:tabs>
        <w:jc w:val="both"/>
        <w:rPr>
          <w:rFonts w:ascii="Verdana" w:hAnsi="Verdana" w:cs="Times New Roman"/>
          <w:noProof/>
          <w:sz w:val="20"/>
          <w:szCs w:val="20"/>
        </w:rPr>
      </w:pPr>
      <w:r w:rsidRPr="00D75031">
        <w:rPr>
          <w:rFonts w:ascii="Verdana" w:hAnsi="Verdana"/>
          <w:noProof/>
          <w:sz w:val="20"/>
          <w:szCs w:val="20"/>
        </w:rPr>
        <w:t xml:space="preserve">Responses coded as as the second level, </w:t>
      </w:r>
      <w:r w:rsidR="001E7223">
        <w:rPr>
          <w:rFonts w:ascii="Verdana" w:hAnsi="Verdana"/>
          <w:bCs/>
          <w:noProof/>
          <w:sz w:val="20"/>
          <w:szCs w:val="20"/>
        </w:rPr>
        <w:t>t</w:t>
      </w:r>
      <w:r w:rsidRPr="00D75031">
        <w:rPr>
          <w:rFonts w:ascii="Verdana" w:hAnsi="Verdana"/>
          <w:bCs/>
          <w:noProof/>
          <w:sz w:val="20"/>
          <w:szCs w:val="20"/>
        </w:rPr>
        <w:t xml:space="preserve">opic or assignment description, instructor-centered </w:t>
      </w:r>
      <w:r w:rsidRPr="00D75031">
        <w:rPr>
          <w:rFonts w:ascii="Verdana" w:hAnsi="Verdana"/>
          <w:bCs/>
          <w:noProof/>
          <w:sz w:val="20"/>
          <w:szCs w:val="20"/>
        </w:rPr>
        <w:lastRenderedPageBreak/>
        <w:t>description</w:t>
      </w:r>
      <w:r w:rsidRPr="00D75031">
        <w:rPr>
          <w:rFonts w:ascii="Verdana" w:hAnsi="Verdana"/>
          <w:noProof/>
          <w:sz w:val="20"/>
          <w:szCs w:val="20"/>
        </w:rPr>
        <w:t xml:space="preserve">, included responses such as "summarize my group’s findings," "show how sociological delinquency theory is applicable in a song," "research an environmental problem," "explain results of mathematics research." These responses reflected </w:t>
      </w:r>
      <w:r w:rsidRPr="00D75031">
        <w:rPr>
          <w:rFonts w:ascii="Verdana" w:hAnsi="Verdana"/>
          <w:i/>
          <w:iCs/>
          <w:noProof/>
          <w:sz w:val="20"/>
          <w:szCs w:val="20"/>
        </w:rPr>
        <w:t>what</w:t>
      </w:r>
      <w:r w:rsidRPr="00D75031">
        <w:rPr>
          <w:rFonts w:ascii="Verdana" w:hAnsi="Verdana"/>
          <w:noProof/>
          <w:sz w:val="20"/>
          <w:szCs w:val="20"/>
        </w:rPr>
        <w:t xml:space="preserve"> the students were writing about, but not </w:t>
      </w:r>
      <w:r w:rsidRPr="00D75031">
        <w:rPr>
          <w:rFonts w:ascii="Verdana" w:hAnsi="Verdana"/>
          <w:i/>
          <w:iCs/>
          <w:noProof/>
          <w:sz w:val="20"/>
          <w:szCs w:val="20"/>
        </w:rPr>
        <w:t>why</w:t>
      </w:r>
      <w:r w:rsidRPr="00D75031">
        <w:rPr>
          <w:rFonts w:ascii="Verdana" w:hAnsi="Verdana"/>
          <w:noProof/>
          <w:sz w:val="20"/>
          <w:szCs w:val="20"/>
        </w:rPr>
        <w:t>. There was no focus on purposefully transforming an audience nor transforming themselves.</w:t>
      </w:r>
    </w:p>
    <w:p w14:paraId="101D345B" w14:textId="77777777" w:rsidR="00D75031" w:rsidRPr="00D75031" w:rsidRDefault="00D75031" w:rsidP="00D75031">
      <w:pPr>
        <w:tabs>
          <w:tab w:val="center" w:pos="4800"/>
          <w:tab w:val="right" w:pos="9500"/>
        </w:tabs>
        <w:jc w:val="both"/>
        <w:rPr>
          <w:rFonts w:ascii="Verdana" w:hAnsi="Verdana"/>
          <w:noProof/>
          <w:sz w:val="20"/>
          <w:szCs w:val="20"/>
        </w:rPr>
      </w:pPr>
    </w:p>
    <w:p w14:paraId="7F20DA50" w14:textId="318A63C4" w:rsidR="000C17F0" w:rsidRPr="00D75031" w:rsidRDefault="000C17F0" w:rsidP="00D75031">
      <w:pPr>
        <w:tabs>
          <w:tab w:val="center" w:pos="4800"/>
          <w:tab w:val="right" w:pos="9500"/>
        </w:tabs>
        <w:jc w:val="both"/>
        <w:rPr>
          <w:rFonts w:ascii="Verdana" w:hAnsi="Verdana" w:cs="Times New Roman"/>
          <w:noProof/>
          <w:sz w:val="20"/>
          <w:szCs w:val="20"/>
        </w:rPr>
      </w:pPr>
      <w:r w:rsidRPr="00D75031">
        <w:rPr>
          <w:rFonts w:ascii="Verdana" w:hAnsi="Verdana"/>
          <w:noProof/>
          <w:sz w:val="20"/>
          <w:szCs w:val="20"/>
        </w:rPr>
        <w:t xml:space="preserve">Responses coded with the third level, </w:t>
      </w:r>
      <w:r w:rsidR="00AA1B4E">
        <w:rPr>
          <w:rFonts w:ascii="Verdana" w:hAnsi="Verdana"/>
          <w:bCs/>
          <w:noProof/>
          <w:sz w:val="20"/>
          <w:szCs w:val="20"/>
        </w:rPr>
        <w:t>w</w:t>
      </w:r>
      <w:r w:rsidRPr="00D75031">
        <w:rPr>
          <w:rFonts w:ascii="Verdana" w:hAnsi="Verdana"/>
          <w:bCs/>
          <w:noProof/>
          <w:sz w:val="20"/>
          <w:szCs w:val="20"/>
        </w:rPr>
        <w:t>riter-centered description</w:t>
      </w:r>
      <w:r w:rsidRPr="00D75031">
        <w:rPr>
          <w:rFonts w:ascii="Verdana" w:hAnsi="Verdana"/>
          <w:noProof/>
          <w:sz w:val="20"/>
          <w:szCs w:val="20"/>
        </w:rPr>
        <w:t xml:space="preserve">, included </w:t>
      </w:r>
      <w:r w:rsidR="00AA1B4E">
        <w:rPr>
          <w:rFonts w:ascii="Verdana" w:hAnsi="Verdana"/>
          <w:noProof/>
          <w:sz w:val="20"/>
          <w:szCs w:val="20"/>
        </w:rPr>
        <w:t>descriptions</w:t>
      </w:r>
      <w:r w:rsidRPr="00D75031">
        <w:rPr>
          <w:rFonts w:ascii="Verdana" w:hAnsi="Verdana"/>
          <w:noProof/>
          <w:sz w:val="20"/>
          <w:szCs w:val="20"/>
        </w:rPr>
        <w:t xml:space="preserve"> such as "to get me to think about a topic from a different perspective," "to reflect on how the literature is related to Viterbo’s values," "strengthen my writing skills," "better understand myself," etc. All these students understood their writing assignment as having the goal to strengthen themselves.</w:t>
      </w:r>
    </w:p>
    <w:p w14:paraId="52D88C95" w14:textId="77777777" w:rsidR="00D75031" w:rsidRPr="00D75031" w:rsidRDefault="00D75031" w:rsidP="00D75031">
      <w:pPr>
        <w:tabs>
          <w:tab w:val="center" w:pos="4800"/>
          <w:tab w:val="right" w:pos="9500"/>
        </w:tabs>
        <w:jc w:val="both"/>
        <w:rPr>
          <w:rFonts w:ascii="Verdana" w:hAnsi="Verdana"/>
          <w:noProof/>
          <w:sz w:val="20"/>
          <w:szCs w:val="20"/>
        </w:rPr>
      </w:pPr>
    </w:p>
    <w:p w14:paraId="2A642C45" w14:textId="177055E3" w:rsidR="000C17F0" w:rsidRPr="00D75031" w:rsidRDefault="000C17F0" w:rsidP="00D75031">
      <w:pPr>
        <w:tabs>
          <w:tab w:val="center" w:pos="4800"/>
          <w:tab w:val="right" w:pos="9500"/>
        </w:tabs>
        <w:jc w:val="both"/>
        <w:rPr>
          <w:rFonts w:ascii="Verdana" w:hAnsi="Verdana" w:cs="Times New Roman"/>
          <w:noProof/>
          <w:sz w:val="20"/>
          <w:szCs w:val="20"/>
        </w:rPr>
      </w:pPr>
      <w:r w:rsidRPr="00D75031">
        <w:rPr>
          <w:rFonts w:ascii="Verdana" w:hAnsi="Verdana"/>
          <w:noProof/>
          <w:sz w:val="20"/>
          <w:szCs w:val="20"/>
        </w:rPr>
        <w:t xml:space="preserve">The final level, </w:t>
      </w:r>
      <w:r w:rsidR="00AA1B4E">
        <w:rPr>
          <w:rFonts w:ascii="Verdana" w:hAnsi="Verdana"/>
          <w:bCs/>
          <w:noProof/>
          <w:sz w:val="20"/>
          <w:szCs w:val="20"/>
        </w:rPr>
        <w:t>r</w:t>
      </w:r>
      <w:r w:rsidRPr="00D75031">
        <w:rPr>
          <w:rFonts w:ascii="Verdana" w:hAnsi="Verdana"/>
          <w:bCs/>
          <w:noProof/>
          <w:sz w:val="20"/>
          <w:szCs w:val="20"/>
        </w:rPr>
        <w:t>eader-centered description</w:t>
      </w:r>
      <w:r w:rsidRPr="00D75031">
        <w:rPr>
          <w:rFonts w:ascii="Verdana" w:hAnsi="Verdana"/>
          <w:noProof/>
          <w:sz w:val="20"/>
          <w:szCs w:val="20"/>
        </w:rPr>
        <w:t>, included responses such as "educate others on fracking," "propo</w:t>
      </w:r>
      <w:r w:rsidR="002F7D6E">
        <w:rPr>
          <w:rFonts w:ascii="Verdana" w:hAnsi="Verdana"/>
          <w:noProof/>
          <w:sz w:val="20"/>
          <w:szCs w:val="20"/>
        </w:rPr>
        <w:t>sal</w:t>
      </w:r>
      <w:r w:rsidR="00570B77">
        <w:rPr>
          <w:rFonts w:ascii="Verdana" w:hAnsi="Verdana"/>
          <w:noProof/>
          <w:sz w:val="20"/>
          <w:szCs w:val="20"/>
        </w:rPr>
        <w:t xml:space="preserve"> </w:t>
      </w:r>
      <w:r w:rsidR="00570B77" w:rsidRPr="00570B77">
        <w:rPr>
          <w:rFonts w:ascii="Verdana" w:hAnsi="Verdana"/>
          <w:i/>
          <w:noProof/>
          <w:sz w:val="20"/>
          <w:szCs w:val="20"/>
        </w:rPr>
        <w:t>[sic]</w:t>
      </w:r>
      <w:r w:rsidRPr="00D75031">
        <w:rPr>
          <w:rFonts w:ascii="Verdana" w:hAnsi="Verdana"/>
          <w:noProof/>
          <w:sz w:val="20"/>
          <w:szCs w:val="20"/>
        </w:rPr>
        <w:t xml:space="preserve"> a plan of care for the patient," "write an argumentative essay about the media’s influence," etc. These responses included verbs that imply </w:t>
      </w:r>
      <w:r w:rsidR="00570B77">
        <w:rPr>
          <w:rFonts w:ascii="Verdana" w:hAnsi="Verdana"/>
          <w:noProof/>
          <w:sz w:val="20"/>
          <w:szCs w:val="20"/>
        </w:rPr>
        <w:t xml:space="preserve">that writing is taking </w:t>
      </w:r>
      <w:r w:rsidRPr="00D75031">
        <w:rPr>
          <w:rFonts w:ascii="Verdana" w:hAnsi="Verdana"/>
          <w:noProof/>
          <w:sz w:val="20"/>
          <w:szCs w:val="20"/>
        </w:rPr>
        <w:t>actions on the reader, such as "to propose," "to educate," "to inform," or "to argue."</w:t>
      </w:r>
    </w:p>
    <w:p w14:paraId="7CE4FC25" w14:textId="77777777" w:rsidR="00D75031" w:rsidRDefault="00D75031" w:rsidP="00D75031">
      <w:pPr>
        <w:tabs>
          <w:tab w:val="center" w:pos="4800"/>
          <w:tab w:val="right" w:pos="9500"/>
        </w:tabs>
        <w:jc w:val="both"/>
        <w:rPr>
          <w:rFonts w:ascii="Verdana" w:hAnsi="Verdana"/>
          <w:noProof/>
          <w:sz w:val="20"/>
          <w:szCs w:val="20"/>
        </w:rPr>
      </w:pPr>
    </w:p>
    <w:p w14:paraId="60031A9F" w14:textId="0FDE6F17" w:rsidR="000C17F0" w:rsidRPr="008B6639" w:rsidRDefault="000C17F0" w:rsidP="00D75031">
      <w:pPr>
        <w:tabs>
          <w:tab w:val="center" w:pos="4800"/>
          <w:tab w:val="right" w:pos="9500"/>
        </w:tabs>
        <w:jc w:val="both"/>
        <w:rPr>
          <w:rFonts w:ascii="Verdana" w:hAnsi="Verdana" w:cs="Times New Roman"/>
          <w:noProof/>
          <w:sz w:val="20"/>
          <w:szCs w:val="20"/>
        </w:rPr>
      </w:pPr>
      <w:del w:id="51" w:author="Brenda Murray" w:date="2019-08-16T12:50:00Z">
        <w:r w:rsidRPr="008B6639" w:rsidDel="00CC0330">
          <w:rPr>
            <w:rFonts w:ascii="Verdana" w:hAnsi="Verdana"/>
            <w:noProof/>
            <w:sz w:val="20"/>
            <w:szCs w:val="20"/>
          </w:rPr>
          <w:delText>We interpret the purpose</w:delText>
        </w:r>
      </w:del>
      <w:ins w:id="52" w:author="Brenda Murray" w:date="2019-08-16T12:50:00Z">
        <w:r w:rsidR="00CC0330">
          <w:rPr>
            <w:rFonts w:ascii="Verdana" w:hAnsi="Verdana"/>
            <w:noProof/>
            <w:sz w:val="20"/>
            <w:szCs w:val="20"/>
          </w:rPr>
          <w:t>The</w:t>
        </w:r>
      </w:ins>
      <w:r w:rsidRPr="008B6639">
        <w:rPr>
          <w:rFonts w:ascii="Verdana" w:hAnsi="Verdana"/>
          <w:noProof/>
          <w:sz w:val="20"/>
          <w:szCs w:val="20"/>
        </w:rPr>
        <w:t xml:space="preserve"> categories </w:t>
      </w:r>
      <w:ins w:id="53" w:author="Brenda Murray" w:date="2019-08-16T12:50:00Z">
        <w:r w:rsidR="00CC0330">
          <w:rPr>
            <w:rFonts w:ascii="Verdana" w:hAnsi="Verdana"/>
            <w:noProof/>
            <w:sz w:val="20"/>
            <w:szCs w:val="20"/>
          </w:rPr>
          <w:t xml:space="preserve">are interpreted </w:t>
        </w:r>
      </w:ins>
      <w:r w:rsidRPr="008B6639">
        <w:rPr>
          <w:rFonts w:ascii="Verdana" w:hAnsi="Verdana"/>
          <w:noProof/>
          <w:sz w:val="20"/>
          <w:szCs w:val="20"/>
        </w:rPr>
        <w:t xml:space="preserve">as ordered or hierarchal in the statistical analysis that follows, using the order given above. That is, we look for evidence that </w:t>
      </w:r>
      <w:r w:rsidR="00666072">
        <w:rPr>
          <w:rFonts w:ascii="Verdana" w:hAnsi="Verdana"/>
          <w:noProof/>
          <w:sz w:val="20"/>
          <w:szCs w:val="20"/>
        </w:rPr>
        <w:t>explains</w:t>
      </w:r>
      <w:r w:rsidRPr="008B6639">
        <w:rPr>
          <w:rFonts w:ascii="Verdana" w:hAnsi="Verdana"/>
          <w:noProof/>
          <w:sz w:val="20"/>
          <w:szCs w:val="20"/>
        </w:rPr>
        <w:t xml:space="preserve"> students </w:t>
      </w:r>
      <w:r w:rsidR="00666072">
        <w:rPr>
          <w:rFonts w:ascii="Verdana" w:hAnsi="Verdana"/>
          <w:noProof/>
          <w:sz w:val="20"/>
          <w:szCs w:val="20"/>
        </w:rPr>
        <w:t>preceiving working</w:t>
      </w:r>
      <w:r w:rsidRPr="008B6639">
        <w:rPr>
          <w:rFonts w:ascii="Verdana" w:hAnsi="Verdana"/>
          <w:noProof/>
          <w:sz w:val="20"/>
          <w:szCs w:val="20"/>
        </w:rPr>
        <w:t xml:space="preserve"> in a higher-level versus a lower-level. This ranking is not intended to imply that the higher categories are more important, or that they are associated with better assignments or more learning. All the categories above "none" have their place in college curriculum. </w:t>
      </w:r>
      <w:r w:rsidR="00666072">
        <w:rPr>
          <w:rFonts w:ascii="Verdana" w:hAnsi="Verdana"/>
          <w:noProof/>
          <w:sz w:val="20"/>
          <w:szCs w:val="20"/>
        </w:rPr>
        <w:t>T</w:t>
      </w:r>
      <w:r w:rsidRPr="008B6639">
        <w:rPr>
          <w:rFonts w:ascii="Verdana" w:hAnsi="Verdana"/>
          <w:noProof/>
          <w:sz w:val="20"/>
          <w:szCs w:val="20"/>
        </w:rPr>
        <w:t xml:space="preserve">he ranking reflects greater attention to purpose that students are giving or need to give in making decisions in their writing. The first level shows no attention. The second level reveals only a focus on content. The third level is a focus not only on the content but also how the writing can better the student. The final level, at least when done well, requires the student to understand the point of view, existing knowledge, values, and interests of the reader and to know how to communicate effectively </w:t>
      </w:r>
      <w:r w:rsidR="00666072">
        <w:rPr>
          <w:rFonts w:ascii="Verdana" w:hAnsi="Verdana"/>
          <w:noProof/>
          <w:sz w:val="20"/>
          <w:szCs w:val="20"/>
        </w:rPr>
        <w:t>to</w:t>
      </w:r>
      <w:r w:rsidRPr="008B6639">
        <w:rPr>
          <w:rFonts w:ascii="Verdana" w:hAnsi="Verdana"/>
          <w:noProof/>
          <w:sz w:val="20"/>
          <w:szCs w:val="20"/>
        </w:rPr>
        <w:t xml:space="preserve"> achieve a transformation in the reader. </w:t>
      </w:r>
      <w:del w:id="54" w:author="Brenda Murray" w:date="2019-08-16T12:51:00Z">
        <w:r w:rsidR="00666072" w:rsidDel="00CC0330">
          <w:rPr>
            <w:rFonts w:ascii="Verdana" w:hAnsi="Verdana"/>
            <w:noProof/>
            <w:sz w:val="20"/>
            <w:szCs w:val="20"/>
          </w:rPr>
          <w:delText>W</w:delText>
        </w:r>
        <w:r w:rsidRPr="008B6639" w:rsidDel="00CC0330">
          <w:rPr>
            <w:rFonts w:ascii="Verdana" w:hAnsi="Verdana"/>
            <w:noProof/>
            <w:sz w:val="20"/>
            <w:szCs w:val="20"/>
          </w:rPr>
          <w:delText>e consider t</w:delText>
        </w:r>
      </w:del>
      <w:ins w:id="55" w:author="Brenda Murray" w:date="2019-08-16T12:51:00Z">
        <w:r w:rsidR="00CC0330">
          <w:rPr>
            <w:rFonts w:ascii="Verdana" w:hAnsi="Verdana"/>
            <w:noProof/>
            <w:sz w:val="20"/>
            <w:szCs w:val="20"/>
          </w:rPr>
          <w:t>T</w:t>
        </w:r>
      </w:ins>
      <w:r w:rsidRPr="008B6639">
        <w:rPr>
          <w:rFonts w:ascii="Verdana" w:hAnsi="Verdana"/>
          <w:noProof/>
          <w:sz w:val="20"/>
          <w:szCs w:val="20"/>
        </w:rPr>
        <w:t xml:space="preserve">his </w:t>
      </w:r>
      <w:del w:id="56" w:author="Brenda Murray" w:date="2019-08-16T12:51:00Z">
        <w:r w:rsidR="00666072" w:rsidDel="00CC0330">
          <w:rPr>
            <w:rFonts w:ascii="Verdana" w:hAnsi="Verdana"/>
            <w:noProof/>
            <w:sz w:val="20"/>
            <w:szCs w:val="20"/>
          </w:rPr>
          <w:delText>as</w:delText>
        </w:r>
      </w:del>
      <w:ins w:id="57" w:author="Brenda Murray" w:date="2019-08-16T12:51:00Z">
        <w:r w:rsidR="00CC0330">
          <w:rPr>
            <w:rFonts w:ascii="Verdana" w:hAnsi="Verdana"/>
            <w:noProof/>
            <w:sz w:val="20"/>
            <w:szCs w:val="20"/>
          </w:rPr>
          <w:t>is</w:t>
        </w:r>
      </w:ins>
      <w:r w:rsidR="00666072">
        <w:rPr>
          <w:rFonts w:ascii="Verdana" w:hAnsi="Verdana"/>
          <w:noProof/>
          <w:sz w:val="20"/>
          <w:szCs w:val="20"/>
        </w:rPr>
        <w:t xml:space="preserve"> </w:t>
      </w:r>
      <w:r w:rsidRPr="008B6639">
        <w:rPr>
          <w:rFonts w:ascii="Verdana" w:hAnsi="Verdana"/>
          <w:noProof/>
          <w:sz w:val="20"/>
          <w:szCs w:val="20"/>
        </w:rPr>
        <w:t>the highest-order recognition of purpose.</w:t>
      </w:r>
    </w:p>
    <w:p w14:paraId="4F3BE8E4" w14:textId="77777777" w:rsidR="00D75031" w:rsidRDefault="00D75031" w:rsidP="00D75031">
      <w:pPr>
        <w:tabs>
          <w:tab w:val="center" w:pos="4800"/>
          <w:tab w:val="right" w:pos="9500"/>
        </w:tabs>
        <w:jc w:val="both"/>
        <w:rPr>
          <w:rFonts w:ascii="Verdana" w:hAnsi="Verdana"/>
          <w:noProof/>
          <w:sz w:val="20"/>
          <w:szCs w:val="20"/>
        </w:rPr>
      </w:pPr>
    </w:p>
    <w:p w14:paraId="72213182" w14:textId="64733E37" w:rsidR="000C17F0" w:rsidRPr="008B6639" w:rsidRDefault="000C17F0" w:rsidP="00D75031">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Note that </w:t>
      </w:r>
      <w:del w:id="58" w:author="Brenda Murray" w:date="2019-08-16T12:52:00Z">
        <w:r w:rsidRPr="008B6639" w:rsidDel="00CC0330">
          <w:rPr>
            <w:rFonts w:ascii="Verdana" w:hAnsi="Verdana"/>
            <w:noProof/>
            <w:sz w:val="20"/>
            <w:szCs w:val="20"/>
          </w:rPr>
          <w:delText xml:space="preserve">we </w:delText>
        </w:r>
      </w:del>
      <w:ins w:id="59" w:author="Brenda Murray" w:date="2019-08-16T12:52:00Z">
        <w:r w:rsidR="00CC0330">
          <w:rPr>
            <w:rFonts w:ascii="Verdana" w:hAnsi="Verdana"/>
            <w:noProof/>
            <w:sz w:val="20"/>
            <w:szCs w:val="20"/>
          </w:rPr>
          <w:t>this survey</w:t>
        </w:r>
      </w:ins>
      <w:del w:id="60" w:author="Brenda Murray" w:date="2019-08-16T12:52:00Z">
        <w:r w:rsidRPr="008B6639" w:rsidDel="00CC0330">
          <w:rPr>
            <w:rFonts w:ascii="Verdana" w:hAnsi="Verdana"/>
            <w:noProof/>
            <w:sz w:val="20"/>
            <w:szCs w:val="20"/>
          </w:rPr>
          <w:delText>are</w:delText>
        </w:r>
      </w:del>
      <w:r w:rsidRPr="008B6639">
        <w:rPr>
          <w:rFonts w:ascii="Verdana" w:hAnsi="Verdana"/>
          <w:noProof/>
          <w:sz w:val="20"/>
          <w:szCs w:val="20"/>
        </w:rPr>
        <w:t xml:space="preserve"> measur</w:t>
      </w:r>
      <w:ins w:id="61" w:author="Brenda Murray" w:date="2019-08-16T12:52:00Z">
        <w:r w:rsidR="00CC0330">
          <w:rPr>
            <w:rFonts w:ascii="Verdana" w:hAnsi="Verdana"/>
            <w:noProof/>
            <w:sz w:val="20"/>
            <w:szCs w:val="20"/>
          </w:rPr>
          <w:t>es</w:t>
        </w:r>
      </w:ins>
      <w:del w:id="62" w:author="Brenda Murray" w:date="2019-08-16T12:52:00Z">
        <w:r w:rsidRPr="008B6639" w:rsidDel="00CC0330">
          <w:rPr>
            <w:rFonts w:ascii="Verdana" w:hAnsi="Verdana"/>
            <w:noProof/>
            <w:sz w:val="20"/>
            <w:szCs w:val="20"/>
          </w:rPr>
          <w:delText>ing</w:delText>
        </w:r>
      </w:del>
      <w:r w:rsidRPr="008B6639">
        <w:rPr>
          <w:rFonts w:ascii="Verdana" w:hAnsi="Verdana"/>
          <w:noProof/>
          <w:sz w:val="20"/>
          <w:szCs w:val="20"/>
        </w:rPr>
        <w:t xml:space="preserve"> </w:t>
      </w:r>
      <w:r w:rsidRPr="008B6639">
        <w:rPr>
          <w:rFonts w:ascii="Verdana" w:hAnsi="Verdana"/>
          <w:i/>
          <w:iCs/>
          <w:noProof/>
          <w:sz w:val="20"/>
          <w:szCs w:val="20"/>
        </w:rPr>
        <w:t>students’ perceptions</w:t>
      </w:r>
      <w:r w:rsidRPr="008B6639">
        <w:rPr>
          <w:rFonts w:ascii="Verdana" w:hAnsi="Verdana"/>
          <w:noProof/>
          <w:sz w:val="20"/>
          <w:szCs w:val="20"/>
        </w:rPr>
        <w:t xml:space="preserve"> of writing purpose, and this may or may not correspond to what the students’ instructors would testify is the purpose of the assignment</w:t>
      </w:r>
      <w:r w:rsidR="004E52CB">
        <w:rPr>
          <w:rFonts w:ascii="Verdana" w:hAnsi="Verdana"/>
          <w:noProof/>
          <w:sz w:val="20"/>
          <w:szCs w:val="20"/>
        </w:rPr>
        <w:t>s</w:t>
      </w:r>
      <w:r w:rsidRPr="008B6639">
        <w:rPr>
          <w:rFonts w:ascii="Verdana" w:hAnsi="Verdana"/>
          <w:noProof/>
          <w:sz w:val="20"/>
          <w:szCs w:val="20"/>
        </w:rPr>
        <w:t>. This is intentional</w:t>
      </w:r>
      <w:ins w:id="63" w:author="Brenda Murray" w:date="2019-08-16T12:52:00Z">
        <w:r w:rsidR="00CC0330">
          <w:rPr>
            <w:rFonts w:ascii="Verdana" w:hAnsi="Verdana"/>
            <w:noProof/>
            <w:sz w:val="20"/>
            <w:szCs w:val="20"/>
          </w:rPr>
          <w:t>, as</w:t>
        </w:r>
      </w:ins>
      <w:del w:id="64" w:author="Brenda Murray" w:date="2019-08-16T12:52:00Z">
        <w:r w:rsidRPr="008B6639" w:rsidDel="00CC0330">
          <w:rPr>
            <w:rFonts w:ascii="Verdana" w:hAnsi="Verdana"/>
            <w:noProof/>
            <w:sz w:val="20"/>
            <w:szCs w:val="20"/>
          </w:rPr>
          <w:delText>.</w:delText>
        </w:r>
      </w:del>
      <w:r w:rsidRPr="008B6639">
        <w:rPr>
          <w:rFonts w:ascii="Verdana" w:hAnsi="Verdana"/>
          <w:noProof/>
          <w:sz w:val="20"/>
          <w:szCs w:val="20"/>
        </w:rPr>
        <w:t xml:space="preserve"> </w:t>
      </w:r>
      <w:del w:id="65" w:author="Brenda Murray" w:date="2019-08-16T12:52:00Z">
        <w:r w:rsidRPr="008B6639" w:rsidDel="00CC0330">
          <w:rPr>
            <w:rFonts w:ascii="Verdana" w:hAnsi="Verdana"/>
            <w:noProof/>
            <w:sz w:val="20"/>
            <w:szCs w:val="20"/>
          </w:rPr>
          <w:delText xml:space="preserve">We want to measure and identify </w:delText>
        </w:r>
      </w:del>
      <w:r w:rsidRPr="008B6639">
        <w:rPr>
          <w:rFonts w:ascii="Verdana" w:hAnsi="Verdana"/>
          <w:noProof/>
          <w:sz w:val="20"/>
          <w:szCs w:val="20"/>
        </w:rPr>
        <w:t>students’ learning and experiences</w:t>
      </w:r>
      <w:ins w:id="66" w:author="Brenda Murray" w:date="2019-08-16T12:53:00Z">
        <w:r w:rsidR="00CC0330">
          <w:rPr>
            <w:rFonts w:ascii="Verdana" w:hAnsi="Verdana"/>
            <w:noProof/>
            <w:sz w:val="20"/>
            <w:szCs w:val="20"/>
          </w:rPr>
          <w:t xml:space="preserve"> </w:t>
        </w:r>
      </w:ins>
      <w:del w:id="67" w:author="Brenda Murray" w:date="2019-08-16T12:53:00Z">
        <w:r w:rsidRPr="008B6639" w:rsidDel="00CC0330">
          <w:rPr>
            <w:rFonts w:ascii="Verdana" w:hAnsi="Verdana"/>
            <w:noProof/>
            <w:sz w:val="20"/>
            <w:szCs w:val="20"/>
          </w:rPr>
          <w:delText xml:space="preserve">, which </w:delText>
        </w:r>
      </w:del>
      <w:r w:rsidRPr="008B6639">
        <w:rPr>
          <w:rFonts w:ascii="Verdana" w:hAnsi="Verdana"/>
          <w:noProof/>
          <w:sz w:val="20"/>
          <w:szCs w:val="20"/>
        </w:rPr>
        <w:t xml:space="preserve">may not perfectly correspond to instructors’ intentions. If the instructor gives an assignment with the intention for students to write to an authentic audience, but students still perceive the instructor as the audience, then the student’s experience may not have enhanced their understanding of writing to an audience. In fact, </w:t>
      </w:r>
      <w:del w:id="68" w:author="Brenda Murray" w:date="2019-08-16T12:53:00Z">
        <w:r w:rsidRPr="008B6639" w:rsidDel="00CC0330">
          <w:rPr>
            <w:rFonts w:ascii="Verdana" w:hAnsi="Verdana"/>
            <w:noProof/>
            <w:sz w:val="20"/>
            <w:szCs w:val="20"/>
          </w:rPr>
          <w:delText>we expect that different</w:delText>
        </w:r>
      </w:del>
      <w:ins w:id="69" w:author="Brenda Murray" w:date="2019-08-16T12:53:00Z">
        <w:r w:rsidR="00CC0330">
          <w:rPr>
            <w:rFonts w:ascii="Verdana" w:hAnsi="Verdana"/>
            <w:noProof/>
            <w:sz w:val="20"/>
            <w:szCs w:val="20"/>
          </w:rPr>
          <w:t>it is possible that</w:t>
        </w:r>
      </w:ins>
      <w:r w:rsidRPr="008B6639">
        <w:rPr>
          <w:rFonts w:ascii="Verdana" w:hAnsi="Verdana"/>
          <w:noProof/>
          <w:sz w:val="20"/>
          <w:szCs w:val="20"/>
        </w:rPr>
        <w:t xml:space="preserve"> students will have different points of view regarding purpose for the same writing assignment, and that it may depend on the attention that the students gave to the assignment, on how much experience students have with writing, </w:t>
      </w:r>
      <w:r w:rsidR="004E52CB">
        <w:rPr>
          <w:rFonts w:ascii="Verdana" w:hAnsi="Verdana"/>
          <w:noProof/>
          <w:sz w:val="20"/>
          <w:szCs w:val="20"/>
        </w:rPr>
        <w:t xml:space="preserve">on </w:t>
      </w:r>
      <w:r w:rsidRPr="008B6639">
        <w:rPr>
          <w:rFonts w:ascii="Verdana" w:hAnsi="Verdana"/>
          <w:noProof/>
          <w:sz w:val="20"/>
          <w:szCs w:val="20"/>
        </w:rPr>
        <w:t xml:space="preserve">whether they received formative feedback from the instructor or writing center, </w:t>
      </w:r>
      <w:r w:rsidR="004E52CB">
        <w:rPr>
          <w:rFonts w:ascii="Verdana" w:hAnsi="Verdana"/>
          <w:noProof/>
          <w:sz w:val="20"/>
          <w:szCs w:val="20"/>
        </w:rPr>
        <w:t xml:space="preserve">on </w:t>
      </w:r>
      <w:r w:rsidRPr="008B6639">
        <w:rPr>
          <w:rFonts w:ascii="Verdana" w:hAnsi="Verdana"/>
          <w:noProof/>
          <w:sz w:val="20"/>
          <w:szCs w:val="20"/>
        </w:rPr>
        <w:t xml:space="preserve">their chosen field of study, and even </w:t>
      </w:r>
      <w:r w:rsidR="004E52CB">
        <w:rPr>
          <w:rFonts w:ascii="Verdana" w:hAnsi="Verdana"/>
          <w:noProof/>
          <w:sz w:val="20"/>
          <w:szCs w:val="20"/>
        </w:rPr>
        <w:t xml:space="preserve">on </w:t>
      </w:r>
      <w:r w:rsidRPr="008B6639">
        <w:rPr>
          <w:rFonts w:ascii="Verdana" w:hAnsi="Verdana"/>
          <w:noProof/>
          <w:sz w:val="20"/>
          <w:szCs w:val="20"/>
        </w:rPr>
        <w:t>demographic characteristics. The purpose of this paper is to explain how student-level factors predict students’ perception of purpose.</w:t>
      </w:r>
    </w:p>
    <w:p w14:paraId="7E7529B4"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49B2EA04" w14:textId="2DC9B75E" w:rsidR="000C17F0" w:rsidRPr="008B6639" w:rsidRDefault="00BF2E9F" w:rsidP="000336CA">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Figure 1 illustrates students’ descriptions of the purpose of their last writing assignment. A majority described the purpose as the description of the assignment, a description centered on content and/or the instructor, but not one that involved transforming themselves or an audience. Almost 24% of students indicated a purpose around improving themselves, and a small minority (approximately 7%) gave a reader-centered</w:t>
      </w:r>
      <w:ins w:id="70" w:author="Brenda Murray" w:date="2019-08-16T12:54:00Z">
        <w:r w:rsidR="00CC0330">
          <w:rPr>
            <w:rFonts w:ascii="Verdana" w:hAnsi="Verdana"/>
            <w:noProof/>
            <w:sz w:val="20"/>
            <w:szCs w:val="20"/>
          </w:rPr>
          <w:t xml:space="preserve"> purpose.</w:t>
        </w:r>
      </w:ins>
      <w:r w:rsidR="00356C05">
        <w:rPr>
          <w:noProof/>
        </w:rPr>
        <w:lastRenderedPageBreak/>
        <w:drawing>
          <wp:inline distT="0" distB="0" distL="0" distR="0" wp14:anchorId="02E3EACF" wp14:editId="52B218E0">
            <wp:extent cx="5503333" cy="3668888"/>
            <wp:effectExtent l="0" t="0" r="2540" b="8255"/>
            <wp:docPr id="11" name="Picture 11" descr="https://raw.githubusercontent.com/murraylax/writingsurvey/4999fc7f425976e6e7aea273c5328384858928e8/purpose-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urraylax/writingsurvey/4999fc7f425976e6e7aea273c5328384858928e8/purpose-freq.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31189" cy="3687458"/>
                    </a:xfrm>
                    <a:prstGeom prst="rect">
                      <a:avLst/>
                    </a:prstGeom>
                    <a:noFill/>
                    <a:ln>
                      <a:noFill/>
                    </a:ln>
                  </pic:spPr>
                </pic:pic>
              </a:graphicData>
            </a:graphic>
          </wp:inline>
        </w:drawing>
      </w:r>
    </w:p>
    <w:p w14:paraId="3E5134AA" w14:textId="01D9F10C" w:rsidR="000C17F0" w:rsidRDefault="000C17F0" w:rsidP="000336CA">
      <w:pPr>
        <w:tabs>
          <w:tab w:val="center" w:pos="4800"/>
          <w:tab w:val="right" w:pos="9500"/>
        </w:tabs>
        <w:jc w:val="center"/>
        <w:rPr>
          <w:rFonts w:ascii="Verdana" w:hAnsi="Verdana" w:cs="Times New Roman"/>
          <w:b/>
          <w:noProof/>
          <w:sz w:val="22"/>
          <w:szCs w:val="22"/>
        </w:rPr>
      </w:pPr>
      <w:r w:rsidRPr="00C56D51">
        <w:rPr>
          <w:rFonts w:ascii="Verdana" w:hAnsi="Verdana"/>
          <w:b/>
          <w:noProof/>
          <w:sz w:val="22"/>
          <w:szCs w:val="22"/>
        </w:rPr>
        <w:t>Figure  1: Students Perception of Purpose Responses</w:t>
      </w:r>
    </w:p>
    <w:p w14:paraId="21010917" w14:textId="3BB78A66" w:rsidR="000336CA" w:rsidRDefault="000336CA" w:rsidP="000336CA">
      <w:pPr>
        <w:tabs>
          <w:tab w:val="center" w:pos="4800"/>
          <w:tab w:val="right" w:pos="9500"/>
        </w:tabs>
        <w:jc w:val="center"/>
        <w:rPr>
          <w:rFonts w:ascii="Verdana" w:hAnsi="Verdana" w:cs="Times New Roman"/>
          <w:b/>
          <w:noProof/>
          <w:sz w:val="22"/>
          <w:szCs w:val="22"/>
        </w:rPr>
      </w:pPr>
    </w:p>
    <w:p w14:paraId="0B45493E" w14:textId="77777777" w:rsidR="000336CA" w:rsidRPr="000336CA" w:rsidRDefault="000336CA" w:rsidP="000336CA">
      <w:pPr>
        <w:tabs>
          <w:tab w:val="center" w:pos="4800"/>
          <w:tab w:val="right" w:pos="9500"/>
        </w:tabs>
        <w:jc w:val="center"/>
        <w:rPr>
          <w:rFonts w:ascii="Verdana" w:hAnsi="Verdana" w:cs="Times New Roman"/>
          <w:b/>
          <w:noProof/>
          <w:sz w:val="22"/>
          <w:szCs w:val="22"/>
        </w:rPr>
      </w:pPr>
    </w:p>
    <w:p w14:paraId="71662A8B" w14:textId="744D5B7F" w:rsidR="000C17F0" w:rsidRPr="008B6639" w:rsidRDefault="0065414C" w:rsidP="000C17F0">
      <w:pPr>
        <w:tabs>
          <w:tab w:val="center" w:pos="4800"/>
          <w:tab w:val="right" w:pos="9500"/>
        </w:tabs>
        <w:jc w:val="center"/>
        <w:rPr>
          <w:rFonts w:ascii="Verdana" w:hAnsi="Verdana" w:cs="Times New Roman"/>
          <w:noProof/>
          <w:sz w:val="20"/>
          <w:szCs w:val="20"/>
        </w:rPr>
      </w:pPr>
      <w:r>
        <w:rPr>
          <w:noProof/>
        </w:rPr>
        <w:drawing>
          <wp:inline distT="0" distB="0" distL="0" distR="0" wp14:anchorId="6F64B706" wp14:editId="75A7A6D1">
            <wp:extent cx="5746749" cy="3831167"/>
            <wp:effectExtent l="0" t="0" r="6985" b="0"/>
            <wp:docPr id="12" name="Picture 12" descr="https://raw.githubusercontent.com/murraylax/writingsurvey/4999fc7f425976e6e7aea273c5328384858928e8/purpose-s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murraylax/writingsurvey/4999fc7f425976e6e7aea273c5328384858928e8/purpose-sca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06640" cy="3871094"/>
                    </a:xfrm>
                    <a:prstGeom prst="rect">
                      <a:avLst/>
                    </a:prstGeom>
                    <a:noFill/>
                    <a:ln>
                      <a:noFill/>
                    </a:ln>
                  </pic:spPr>
                </pic:pic>
              </a:graphicData>
            </a:graphic>
          </wp:inline>
        </w:drawing>
      </w:r>
      <w:r w:rsidR="000C17F0" w:rsidRPr="008B6639">
        <w:rPr>
          <w:rFonts w:ascii="Verdana" w:hAnsi="Verdana"/>
          <w:noProof/>
          <w:sz w:val="20"/>
          <w:szCs w:val="20"/>
        </w:rPr>
        <w:t xml:space="preserve"> </w:t>
      </w:r>
    </w:p>
    <w:p w14:paraId="777B13FF" w14:textId="77777777" w:rsidR="000C17F0" w:rsidRPr="00C56D51" w:rsidRDefault="000C17F0" w:rsidP="000C17F0">
      <w:pPr>
        <w:tabs>
          <w:tab w:val="center" w:pos="4800"/>
          <w:tab w:val="right" w:pos="9500"/>
        </w:tabs>
        <w:jc w:val="center"/>
        <w:rPr>
          <w:rFonts w:ascii="Verdana" w:hAnsi="Verdana" w:cs="Times New Roman"/>
          <w:b/>
          <w:noProof/>
          <w:sz w:val="22"/>
          <w:szCs w:val="22"/>
        </w:rPr>
      </w:pPr>
      <w:r w:rsidRPr="00C56D51">
        <w:rPr>
          <w:rFonts w:ascii="Verdana" w:hAnsi="Verdana"/>
          <w:b/>
          <w:noProof/>
          <w:sz w:val="22"/>
          <w:szCs w:val="22"/>
        </w:rPr>
        <w:t>Figure  2: Student Confidence on Perception of Purpose</w:t>
      </w:r>
    </w:p>
    <w:p w14:paraId="47BB276E" w14:textId="77777777" w:rsidR="000C17F0" w:rsidRPr="008B6639" w:rsidDel="00CC0330" w:rsidRDefault="000C17F0" w:rsidP="00CC0330">
      <w:pPr>
        <w:tabs>
          <w:tab w:val="center" w:pos="4800"/>
          <w:tab w:val="right" w:pos="9500"/>
        </w:tabs>
        <w:rPr>
          <w:del w:id="71" w:author="Brenda Murray" w:date="2019-08-16T12:55:00Z"/>
          <w:rFonts w:ascii="Verdana" w:hAnsi="Verdana" w:cs="Times New Roman"/>
          <w:noProof/>
          <w:sz w:val="20"/>
          <w:szCs w:val="20"/>
        </w:rPr>
        <w:pPrChange w:id="72" w:author="Brenda Murray" w:date="2019-08-16T12:55:00Z">
          <w:pPr>
            <w:tabs>
              <w:tab w:val="center" w:pos="4800"/>
              <w:tab w:val="right" w:pos="9500"/>
            </w:tabs>
            <w:jc w:val="center"/>
          </w:pPr>
        </w:pPrChange>
      </w:pPr>
      <w:del w:id="73" w:author="Brenda Murray" w:date="2019-08-16T12:55:00Z">
        <w:r w:rsidRPr="008B6639" w:rsidDel="00CC0330">
          <w:rPr>
            <w:rFonts w:ascii="Verdana" w:hAnsi="Verdana"/>
            <w:noProof/>
            <w:sz w:val="20"/>
            <w:szCs w:val="20"/>
          </w:rPr>
          <w:lastRenderedPageBreak/>
          <w:delText xml:space="preserve"> </w:delText>
        </w:r>
      </w:del>
    </w:p>
    <w:p w14:paraId="71E4824C" w14:textId="77777777" w:rsidR="000C17F0" w:rsidRPr="008B6639" w:rsidDel="00CC0330" w:rsidRDefault="000C17F0" w:rsidP="00CC0330">
      <w:pPr>
        <w:tabs>
          <w:tab w:val="center" w:pos="4800"/>
          <w:tab w:val="right" w:pos="9500"/>
        </w:tabs>
        <w:rPr>
          <w:del w:id="74" w:author="Brenda Murray" w:date="2019-08-16T12:55:00Z"/>
          <w:rFonts w:ascii="Verdana" w:hAnsi="Verdana" w:cs="Times New Roman"/>
          <w:noProof/>
          <w:sz w:val="20"/>
          <w:szCs w:val="20"/>
        </w:rPr>
        <w:pPrChange w:id="75" w:author="Brenda Murray" w:date="2019-08-16T12:55:00Z">
          <w:pPr>
            <w:tabs>
              <w:tab w:val="center" w:pos="4800"/>
              <w:tab w:val="right" w:pos="9500"/>
            </w:tabs>
            <w:ind w:firstLine="720"/>
            <w:jc w:val="both"/>
          </w:pPr>
        </w:pPrChange>
      </w:pPr>
      <w:del w:id="76" w:author="Brenda Murray" w:date="2019-08-16T12:55:00Z">
        <w:r w:rsidRPr="008B6639" w:rsidDel="00CC0330">
          <w:rPr>
            <w:rFonts w:ascii="Verdana" w:hAnsi="Verdana"/>
            <w:noProof/>
            <w:sz w:val="20"/>
            <w:szCs w:val="20"/>
          </w:rPr>
          <w:delText xml:space="preserve"> </w:delText>
        </w:r>
      </w:del>
    </w:p>
    <w:p w14:paraId="6667878E" w14:textId="558D7A4A" w:rsidR="000C17F0" w:rsidRPr="008B6639" w:rsidRDefault="000C17F0" w:rsidP="00CC0330">
      <w:pPr>
        <w:tabs>
          <w:tab w:val="center" w:pos="4800"/>
          <w:tab w:val="right" w:pos="9500"/>
        </w:tabs>
        <w:rPr>
          <w:rFonts w:ascii="Verdana" w:hAnsi="Verdana" w:cs="Times New Roman"/>
          <w:noProof/>
          <w:sz w:val="20"/>
          <w:szCs w:val="20"/>
        </w:rPr>
        <w:pPrChange w:id="77" w:author="Brenda Murray" w:date="2019-08-16T12:55:00Z">
          <w:pPr>
            <w:tabs>
              <w:tab w:val="center" w:pos="4800"/>
              <w:tab w:val="right" w:pos="9500"/>
            </w:tabs>
            <w:jc w:val="both"/>
          </w:pPr>
        </w:pPrChange>
      </w:pPr>
      <w:del w:id="78" w:author="Brenda Murray" w:date="2019-08-16T12:55:00Z">
        <w:r w:rsidRPr="008B6639" w:rsidDel="00CC0330">
          <w:rPr>
            <w:rFonts w:ascii="Verdana" w:hAnsi="Verdana"/>
            <w:noProof/>
            <w:sz w:val="20"/>
            <w:szCs w:val="20"/>
          </w:rPr>
          <w:delText>We also asked s</w:delText>
        </w:r>
      </w:del>
      <w:ins w:id="79" w:author="Brenda Murray" w:date="2019-08-16T12:55:00Z">
        <w:r w:rsidR="00CC0330">
          <w:rPr>
            <w:rFonts w:ascii="Verdana" w:hAnsi="Verdana"/>
            <w:noProof/>
            <w:sz w:val="20"/>
            <w:szCs w:val="20"/>
          </w:rPr>
          <w:t>S</w:t>
        </w:r>
      </w:ins>
      <w:r w:rsidRPr="008B6639">
        <w:rPr>
          <w:rFonts w:ascii="Verdana" w:hAnsi="Verdana"/>
          <w:noProof/>
          <w:sz w:val="20"/>
          <w:szCs w:val="20"/>
        </w:rPr>
        <w:t>tudents</w:t>
      </w:r>
      <w:ins w:id="80" w:author="Brenda Murray" w:date="2019-08-16T12:55:00Z">
        <w:r w:rsidR="00CC0330">
          <w:rPr>
            <w:rFonts w:ascii="Verdana" w:hAnsi="Verdana"/>
            <w:noProof/>
            <w:sz w:val="20"/>
            <w:szCs w:val="20"/>
          </w:rPr>
          <w:t xml:space="preserve"> also indicated</w:t>
        </w:r>
      </w:ins>
      <w:r w:rsidRPr="008B6639">
        <w:rPr>
          <w:rFonts w:ascii="Verdana" w:hAnsi="Verdana"/>
          <w:noProof/>
          <w:sz w:val="20"/>
          <w:szCs w:val="20"/>
        </w:rPr>
        <w:t xml:space="preserve"> how confident they were in their answer</w:t>
      </w:r>
      <w:ins w:id="81" w:author="Brenda Murray" w:date="2019-08-16T12:55:00Z">
        <w:r w:rsidR="00CC0330">
          <w:rPr>
            <w:rFonts w:ascii="Verdana" w:hAnsi="Verdana"/>
            <w:noProof/>
            <w:sz w:val="20"/>
            <w:szCs w:val="20"/>
          </w:rPr>
          <w:t xml:space="preserve"> about purpose</w:t>
        </w:r>
      </w:ins>
      <w:r w:rsidRPr="008B6639">
        <w:rPr>
          <w:rFonts w:ascii="Verdana" w:hAnsi="Verdana"/>
          <w:noProof/>
          <w:sz w:val="20"/>
          <w:szCs w:val="20"/>
        </w:rPr>
        <w:t xml:space="preserve">, on the four-point ordinal scale, "Not at all confident," "Somewhat not confident," "Somewhat confident," and "Highly confident." Figure 2 shows a scatter plot of students’ perceptions of purpose along with the degree of confidence. The dark line represents the interpolated median for the level of confidence, and the error bars illustrate the 95% bootstrapped confidence interval for </w:t>
      </w:r>
      <w:r w:rsidR="0073567B">
        <w:rPr>
          <w:rFonts w:ascii="Verdana" w:hAnsi="Verdana"/>
          <w:noProof/>
          <w:sz w:val="20"/>
          <w:szCs w:val="20"/>
        </w:rPr>
        <w:t xml:space="preserve">interpolated mean for the </w:t>
      </w:r>
      <w:r w:rsidRPr="008B6639">
        <w:rPr>
          <w:rFonts w:ascii="Verdana" w:hAnsi="Verdana"/>
          <w:noProof/>
          <w:sz w:val="20"/>
          <w:szCs w:val="20"/>
        </w:rPr>
        <w:t>level of confidence. On average, students report a high level of confidence in their answer, regardless of the depth of purpose in their description.</w:t>
      </w:r>
    </w:p>
    <w:p w14:paraId="1513657E" w14:textId="77777777" w:rsidR="00C56D51" w:rsidRDefault="00C56D51" w:rsidP="00C56D51">
      <w:pPr>
        <w:pStyle w:val="Heading3"/>
        <w:tabs>
          <w:tab w:val="center" w:pos="4800"/>
          <w:tab w:val="right" w:pos="9500"/>
        </w:tabs>
        <w:ind w:firstLine="0"/>
        <w:rPr>
          <w:rFonts w:ascii="Verdana" w:eastAsiaTheme="minorEastAsia" w:hAnsi="Verdana" w:cs="Times New Roman"/>
          <w:b w:val="0"/>
          <w:bCs w:val="0"/>
          <w:sz w:val="20"/>
          <w:szCs w:val="20"/>
        </w:rPr>
      </w:pPr>
    </w:p>
    <w:p w14:paraId="1B36EB67" w14:textId="73C62F59" w:rsidR="000C17F0" w:rsidRPr="00C56D51" w:rsidRDefault="000C17F0" w:rsidP="00C56D51">
      <w:pPr>
        <w:pStyle w:val="Heading3"/>
        <w:tabs>
          <w:tab w:val="center" w:pos="4800"/>
          <w:tab w:val="right" w:pos="9500"/>
        </w:tabs>
        <w:ind w:firstLine="0"/>
        <w:rPr>
          <w:rFonts w:ascii="Verdana" w:eastAsiaTheme="minorEastAsia" w:hAnsi="Verdana"/>
          <w:sz w:val="22"/>
          <w:szCs w:val="22"/>
        </w:rPr>
      </w:pPr>
      <w:r w:rsidRPr="00C56D51">
        <w:rPr>
          <w:rFonts w:ascii="Verdana" w:eastAsiaTheme="minorEastAsia" w:hAnsi="Verdana"/>
          <w:sz w:val="22"/>
          <w:szCs w:val="22"/>
        </w:rPr>
        <w:t xml:space="preserve">2.2  </w:t>
      </w:r>
      <w:bookmarkStart w:id="82" w:name="GrindEQpgref5b204b234"/>
      <w:bookmarkEnd w:id="82"/>
      <w:r w:rsidRPr="00C56D51">
        <w:rPr>
          <w:rFonts w:ascii="Verdana" w:eastAsiaTheme="minorEastAsia" w:hAnsi="Verdana"/>
          <w:sz w:val="22"/>
          <w:szCs w:val="22"/>
        </w:rPr>
        <w:t>Students’ Perception of Audience</w:t>
      </w:r>
    </w:p>
    <w:p w14:paraId="24F19839"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63699953" w14:textId="44FB1266" w:rsidR="000C17F0" w:rsidRDefault="000C17F0" w:rsidP="00C56D51">
      <w:pPr>
        <w:tabs>
          <w:tab w:val="center" w:pos="4800"/>
          <w:tab w:val="right" w:pos="9500"/>
        </w:tabs>
        <w:jc w:val="both"/>
        <w:rPr>
          <w:rFonts w:ascii="Verdana" w:hAnsi="Verdana"/>
          <w:noProof/>
          <w:sz w:val="20"/>
          <w:szCs w:val="20"/>
        </w:rPr>
      </w:pPr>
      <w:del w:id="83" w:author="Brenda Murray" w:date="2019-08-16T12:59:00Z">
        <w:r w:rsidRPr="008B6639" w:rsidDel="002E6467">
          <w:rPr>
            <w:rFonts w:ascii="Verdana" w:hAnsi="Verdana"/>
            <w:noProof/>
            <w:sz w:val="20"/>
            <w:szCs w:val="20"/>
          </w:rPr>
          <w:delText>We similarly measure s</w:delText>
        </w:r>
      </w:del>
      <w:ins w:id="84" w:author="Brenda Murray" w:date="2019-08-16T12:59:00Z">
        <w:r w:rsidR="002E6467">
          <w:rPr>
            <w:rFonts w:ascii="Verdana" w:hAnsi="Verdana"/>
            <w:noProof/>
            <w:sz w:val="20"/>
            <w:szCs w:val="20"/>
          </w:rPr>
          <w:t>S</w:t>
        </w:r>
      </w:ins>
      <w:r w:rsidRPr="008B6639">
        <w:rPr>
          <w:rFonts w:ascii="Verdana" w:hAnsi="Verdana"/>
          <w:noProof/>
          <w:sz w:val="20"/>
          <w:szCs w:val="20"/>
        </w:rPr>
        <w:t xml:space="preserve">tudents’ sense of audience </w:t>
      </w:r>
      <w:ins w:id="85" w:author="Brenda Murray" w:date="2019-08-16T12:59:00Z">
        <w:r w:rsidR="002E6467">
          <w:rPr>
            <w:rFonts w:ascii="Verdana" w:hAnsi="Verdana"/>
            <w:noProof/>
            <w:sz w:val="20"/>
            <w:szCs w:val="20"/>
          </w:rPr>
          <w:t xml:space="preserve">is measured </w:t>
        </w:r>
      </w:ins>
      <w:r w:rsidRPr="008B6639">
        <w:rPr>
          <w:rFonts w:ascii="Verdana" w:hAnsi="Verdana"/>
          <w:noProof/>
          <w:sz w:val="20"/>
          <w:szCs w:val="20"/>
        </w:rPr>
        <w:t xml:space="preserve">with the following open-ended survey prompt: </w:t>
      </w:r>
    </w:p>
    <w:p w14:paraId="79557652" w14:textId="77777777" w:rsidR="00C56D51" w:rsidRPr="008B6639" w:rsidRDefault="00C56D51" w:rsidP="00C56D51">
      <w:pPr>
        <w:tabs>
          <w:tab w:val="center" w:pos="4800"/>
          <w:tab w:val="right" w:pos="9500"/>
        </w:tabs>
        <w:jc w:val="both"/>
        <w:rPr>
          <w:rFonts w:ascii="Verdana" w:hAnsi="Verdana" w:cs="Times New Roman"/>
          <w:noProof/>
          <w:sz w:val="20"/>
          <w:szCs w:val="20"/>
        </w:rPr>
      </w:pPr>
    </w:p>
    <w:p w14:paraId="652BDE17" w14:textId="77777777" w:rsidR="000C17F0" w:rsidRPr="008B6639" w:rsidRDefault="000C17F0" w:rsidP="0073567B">
      <w:pPr>
        <w:tabs>
          <w:tab w:val="center" w:pos="4800"/>
          <w:tab w:val="right" w:pos="9500"/>
        </w:tabs>
        <w:rPr>
          <w:rFonts w:ascii="Verdana" w:hAnsi="Verdana" w:cs="Times New Roman"/>
          <w:noProof/>
          <w:sz w:val="20"/>
          <w:szCs w:val="20"/>
        </w:rPr>
      </w:pPr>
      <w:r w:rsidRPr="008B6639">
        <w:rPr>
          <w:rFonts w:ascii="Verdana" w:hAnsi="Verdana"/>
          <w:i/>
          <w:iCs/>
          <w:noProof/>
          <w:sz w:val="20"/>
          <w:szCs w:val="20"/>
        </w:rPr>
        <w:t xml:space="preserve">Think about the last 3+ page writing assignment you completed. In one sentence, </w:t>
      </w:r>
      <w:r w:rsidRPr="008B6639">
        <w:rPr>
          <w:rFonts w:ascii="Verdana" w:hAnsi="Verdana"/>
          <w:b/>
          <w:bCs/>
          <w:i/>
          <w:iCs/>
          <w:noProof/>
          <w:sz w:val="20"/>
          <w:szCs w:val="20"/>
        </w:rPr>
        <w:t>describe the audience</w:t>
      </w:r>
      <w:r w:rsidRPr="008B6639">
        <w:rPr>
          <w:rFonts w:ascii="Verdana" w:hAnsi="Verdana"/>
          <w:i/>
          <w:iCs/>
          <w:noProof/>
          <w:sz w:val="20"/>
          <w:szCs w:val="20"/>
        </w:rPr>
        <w:t xml:space="preserve"> for the writing.</w:t>
      </w:r>
      <w:r w:rsidRPr="008B6639">
        <w:rPr>
          <w:rFonts w:ascii="Verdana" w:hAnsi="Verdana"/>
          <w:noProof/>
          <w:sz w:val="20"/>
          <w:szCs w:val="20"/>
        </w:rPr>
        <w:t xml:space="preserve"> (bold emphasis in survey) </w:t>
      </w:r>
    </w:p>
    <w:p w14:paraId="5EF4097F"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2DCE2FBF" w14:textId="77777777" w:rsidR="002E6467" w:rsidRDefault="002E6467" w:rsidP="002E6467">
      <w:pPr>
        <w:tabs>
          <w:tab w:val="center" w:pos="4800"/>
          <w:tab w:val="right" w:pos="9500"/>
        </w:tabs>
        <w:jc w:val="both"/>
        <w:rPr>
          <w:ins w:id="86" w:author="Brenda Murray" w:date="2019-08-16T12:59:00Z"/>
          <w:rFonts w:ascii="Verdana" w:hAnsi="Verdana"/>
          <w:noProof/>
          <w:sz w:val="20"/>
          <w:szCs w:val="20"/>
        </w:rPr>
      </w:pPr>
      <w:ins w:id="87" w:author="Brenda Murray" w:date="2019-08-16T12:59:00Z">
        <w:r>
          <w:rPr>
            <w:rFonts w:ascii="Verdana" w:hAnsi="Verdana"/>
            <w:noProof/>
            <w:sz w:val="20"/>
            <w:szCs w:val="20"/>
          </w:rPr>
          <w:t>The</w:t>
        </w:r>
        <w:r w:rsidRPr="008B6639">
          <w:rPr>
            <w:rFonts w:ascii="Verdana" w:hAnsi="Verdana"/>
            <w:noProof/>
            <w:sz w:val="20"/>
            <w:szCs w:val="20"/>
          </w:rPr>
          <w:t xml:space="preserve"> responses </w:t>
        </w:r>
        <w:r>
          <w:rPr>
            <w:rFonts w:ascii="Verdana" w:hAnsi="Verdana"/>
            <w:noProof/>
            <w:sz w:val="20"/>
            <w:szCs w:val="20"/>
          </w:rPr>
          <w:t xml:space="preserve">were categorized </w:t>
        </w:r>
        <w:r w:rsidRPr="008B6639">
          <w:rPr>
            <w:rFonts w:ascii="Verdana" w:hAnsi="Verdana"/>
            <w:noProof/>
            <w:sz w:val="20"/>
            <w:szCs w:val="20"/>
          </w:rPr>
          <w:t xml:space="preserve">into the following ordered levels:  </w:t>
        </w:r>
      </w:ins>
    </w:p>
    <w:p w14:paraId="6192C02A" w14:textId="77777777" w:rsidR="002E6467" w:rsidRDefault="002E6467" w:rsidP="000C17F0">
      <w:pPr>
        <w:tabs>
          <w:tab w:val="center" w:pos="4800"/>
          <w:tab w:val="right" w:pos="9500"/>
        </w:tabs>
        <w:ind w:firstLine="720"/>
        <w:rPr>
          <w:ins w:id="88" w:author="Brenda Murray" w:date="2019-08-16T12:59:00Z"/>
          <w:rFonts w:ascii="Verdana" w:hAnsi="Verdana"/>
          <w:noProof/>
          <w:sz w:val="20"/>
          <w:szCs w:val="20"/>
        </w:rPr>
      </w:pPr>
    </w:p>
    <w:p w14:paraId="531D319D" w14:textId="5A0A8B66" w:rsidR="000C17F0" w:rsidDel="002E6467" w:rsidRDefault="000C17F0" w:rsidP="00C56D51">
      <w:pPr>
        <w:tabs>
          <w:tab w:val="center" w:pos="4800"/>
          <w:tab w:val="right" w:pos="9500"/>
        </w:tabs>
        <w:jc w:val="both"/>
        <w:rPr>
          <w:del w:id="89" w:author="Brenda Murray" w:date="2019-08-16T12:59:00Z"/>
          <w:rFonts w:ascii="Verdana" w:hAnsi="Verdana"/>
          <w:noProof/>
          <w:sz w:val="20"/>
          <w:szCs w:val="20"/>
        </w:rPr>
      </w:pPr>
      <w:del w:id="90" w:author="Brenda Murray" w:date="2019-08-16T12:59:00Z">
        <w:r w:rsidRPr="008B6639" w:rsidDel="002E6467">
          <w:rPr>
            <w:rFonts w:ascii="Verdana" w:hAnsi="Verdana"/>
            <w:noProof/>
            <w:sz w:val="20"/>
            <w:szCs w:val="20"/>
          </w:rPr>
          <w:delText xml:space="preserve">We categorized student responses into the following ordered levels:  </w:delText>
        </w:r>
      </w:del>
    </w:p>
    <w:p w14:paraId="32C47E78" w14:textId="0926BA85" w:rsidR="00C56D51" w:rsidRPr="008B6639" w:rsidDel="002E6467" w:rsidRDefault="00C56D51" w:rsidP="00C56D51">
      <w:pPr>
        <w:tabs>
          <w:tab w:val="center" w:pos="4800"/>
          <w:tab w:val="right" w:pos="9500"/>
        </w:tabs>
        <w:jc w:val="both"/>
        <w:rPr>
          <w:del w:id="91" w:author="Brenda Murray" w:date="2019-08-16T12:59:00Z"/>
          <w:rFonts w:ascii="Verdana" w:hAnsi="Verdana" w:cs="Times New Roman"/>
          <w:noProof/>
          <w:sz w:val="20"/>
          <w:szCs w:val="20"/>
        </w:rPr>
      </w:pPr>
    </w:p>
    <w:p w14:paraId="22054421"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None / unclear </w:t>
      </w:r>
    </w:p>
    <w:p w14:paraId="3F1375A3"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Instructor-centered </w:t>
      </w:r>
    </w:p>
    <w:p w14:paraId="6894CB46"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Subject matter experts or peers </w:t>
      </w:r>
    </w:p>
    <w:p w14:paraId="2F472D33"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Authentic descriptions </w:t>
      </w:r>
    </w:p>
    <w:p w14:paraId="5390913B" w14:textId="77777777" w:rsidR="00C56D51" w:rsidRDefault="00C56D51" w:rsidP="00C56D51">
      <w:pPr>
        <w:tabs>
          <w:tab w:val="center" w:pos="4800"/>
          <w:tab w:val="right" w:pos="9500"/>
        </w:tabs>
        <w:jc w:val="both"/>
        <w:rPr>
          <w:rFonts w:ascii="Verdana" w:hAnsi="Verdana" w:cs="Times New Roman"/>
          <w:noProof/>
          <w:sz w:val="20"/>
          <w:szCs w:val="20"/>
        </w:rPr>
      </w:pPr>
    </w:p>
    <w:p w14:paraId="36BB8C98" w14:textId="68CB1FD1" w:rsidR="000C17F0" w:rsidRPr="00C56D51" w:rsidRDefault="000C17F0" w:rsidP="00C56D51">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Responses classified as </w:t>
      </w:r>
      <w:r w:rsidRPr="00C56D51">
        <w:rPr>
          <w:rFonts w:ascii="Verdana" w:hAnsi="Verdana"/>
          <w:bCs/>
          <w:noProof/>
          <w:sz w:val="20"/>
          <w:szCs w:val="20"/>
        </w:rPr>
        <w:t>none / unclear</w:t>
      </w:r>
      <w:r w:rsidRPr="00C56D51">
        <w:rPr>
          <w:rFonts w:ascii="Verdana" w:hAnsi="Verdana"/>
          <w:noProof/>
          <w:sz w:val="20"/>
          <w:szCs w:val="20"/>
        </w:rPr>
        <w:t xml:space="preserve"> included, "it was for anybody," "no one," "unsure," etc. Responses classified as </w:t>
      </w:r>
      <w:r w:rsidRPr="00C56D51">
        <w:rPr>
          <w:rFonts w:ascii="Verdana" w:hAnsi="Verdana"/>
          <w:bCs/>
          <w:noProof/>
          <w:sz w:val="20"/>
          <w:szCs w:val="20"/>
        </w:rPr>
        <w:t>instructor-centered</w:t>
      </w:r>
      <w:r w:rsidRPr="00C56D51">
        <w:rPr>
          <w:rFonts w:ascii="Verdana" w:hAnsi="Verdana"/>
          <w:noProof/>
          <w:sz w:val="20"/>
          <w:szCs w:val="20"/>
        </w:rPr>
        <w:t xml:space="preserve"> included responses like "the professor" or "my advisor."</w:t>
      </w:r>
    </w:p>
    <w:p w14:paraId="43E4191E" w14:textId="77777777" w:rsidR="00C56D51" w:rsidRPr="00C56D51" w:rsidRDefault="00C56D51" w:rsidP="00C56D51">
      <w:pPr>
        <w:tabs>
          <w:tab w:val="center" w:pos="4800"/>
          <w:tab w:val="right" w:pos="9500"/>
        </w:tabs>
        <w:jc w:val="both"/>
        <w:rPr>
          <w:rFonts w:ascii="Verdana" w:hAnsi="Verdana"/>
          <w:noProof/>
          <w:sz w:val="20"/>
          <w:szCs w:val="20"/>
        </w:rPr>
      </w:pPr>
    </w:p>
    <w:p w14:paraId="540D70FE" w14:textId="68093285" w:rsidR="000C17F0" w:rsidRPr="00C56D51" w:rsidRDefault="000C17F0" w:rsidP="00C56D51">
      <w:pPr>
        <w:tabs>
          <w:tab w:val="center" w:pos="4800"/>
          <w:tab w:val="right" w:pos="9500"/>
        </w:tabs>
        <w:jc w:val="both"/>
        <w:rPr>
          <w:rFonts w:ascii="Verdana" w:hAnsi="Verdana" w:cs="Times New Roman"/>
          <w:noProof/>
          <w:sz w:val="20"/>
          <w:szCs w:val="20"/>
        </w:rPr>
      </w:pPr>
      <w:r w:rsidRPr="00C56D51">
        <w:rPr>
          <w:rFonts w:ascii="Verdana" w:hAnsi="Verdana"/>
          <w:noProof/>
          <w:sz w:val="20"/>
          <w:szCs w:val="20"/>
        </w:rPr>
        <w:t xml:space="preserve">Responses classified as </w:t>
      </w:r>
      <w:r w:rsidRPr="00C56D51">
        <w:rPr>
          <w:rFonts w:ascii="Verdana" w:hAnsi="Verdana"/>
          <w:bCs/>
          <w:noProof/>
          <w:sz w:val="20"/>
          <w:szCs w:val="20"/>
        </w:rPr>
        <w:t>subject matter experts or peers</w:t>
      </w:r>
      <w:r w:rsidRPr="00C56D51">
        <w:rPr>
          <w:rFonts w:ascii="Verdana" w:hAnsi="Verdana"/>
          <w:noProof/>
          <w:sz w:val="20"/>
          <w:szCs w:val="20"/>
        </w:rPr>
        <w:t xml:space="preserve"> included like "people in my class," "students in my major," and "people interested in this topic," etc. These students’ responses reflected an understanding of audience as people in an academic setting who would already have an interest in the topic. This level of understanding requires students to reflect on the existing knowledge of their audience, but not necessarily their values, interests, or decisions they make.</w:t>
      </w:r>
    </w:p>
    <w:p w14:paraId="470A0FB3" w14:textId="77777777" w:rsidR="00C56D51" w:rsidRPr="00C56D51" w:rsidRDefault="00C56D51" w:rsidP="00C56D51">
      <w:pPr>
        <w:tabs>
          <w:tab w:val="center" w:pos="4800"/>
          <w:tab w:val="right" w:pos="9500"/>
        </w:tabs>
        <w:jc w:val="both"/>
        <w:rPr>
          <w:rFonts w:ascii="Verdana" w:hAnsi="Verdana"/>
          <w:noProof/>
          <w:sz w:val="20"/>
          <w:szCs w:val="20"/>
        </w:rPr>
      </w:pPr>
    </w:p>
    <w:p w14:paraId="22B4AEF2" w14:textId="07D665BF" w:rsidR="000C17F0" w:rsidRPr="008B6639" w:rsidRDefault="000C17F0" w:rsidP="00C56D51">
      <w:pPr>
        <w:tabs>
          <w:tab w:val="center" w:pos="4800"/>
          <w:tab w:val="right" w:pos="9500"/>
        </w:tabs>
        <w:jc w:val="both"/>
        <w:rPr>
          <w:rFonts w:ascii="Verdana" w:hAnsi="Verdana" w:cs="Times New Roman"/>
          <w:noProof/>
          <w:sz w:val="20"/>
          <w:szCs w:val="20"/>
        </w:rPr>
      </w:pPr>
      <w:r w:rsidRPr="00C56D51">
        <w:rPr>
          <w:rFonts w:ascii="Verdana" w:hAnsi="Verdana"/>
          <w:noProof/>
          <w:sz w:val="20"/>
          <w:szCs w:val="20"/>
        </w:rPr>
        <w:t xml:space="preserve">Finally, responses classified as </w:t>
      </w:r>
      <w:r w:rsidRPr="00C56D51">
        <w:rPr>
          <w:rFonts w:ascii="Verdana" w:hAnsi="Verdana"/>
          <w:bCs/>
          <w:noProof/>
          <w:sz w:val="20"/>
          <w:szCs w:val="20"/>
        </w:rPr>
        <w:t>authentic descriptions</w:t>
      </w:r>
      <w:r w:rsidRPr="00C56D51">
        <w:rPr>
          <w:rFonts w:ascii="Verdana" w:hAnsi="Verdana"/>
          <w:noProof/>
          <w:sz w:val="20"/>
          <w:szCs w:val="20"/>
        </w:rPr>
        <w:t xml:space="preserve"> included "young adults," "health directors," "students looking to live off campus," "</w:t>
      </w:r>
      <w:r w:rsidRPr="008B6639">
        <w:rPr>
          <w:rFonts w:ascii="Verdana" w:hAnsi="Verdana"/>
          <w:noProof/>
          <w:sz w:val="20"/>
          <w:szCs w:val="20"/>
        </w:rPr>
        <w:t>a group of investors," "people unsure if climate change actually exists," etc. These students’ responses reflected an understanding of audience’s knowledge, values, and/or the decisions they make.</w:t>
      </w:r>
    </w:p>
    <w:p w14:paraId="226E9853" w14:textId="77777777" w:rsidR="00C56D51" w:rsidRDefault="00C56D51" w:rsidP="00C56D51">
      <w:pPr>
        <w:tabs>
          <w:tab w:val="center" w:pos="4800"/>
          <w:tab w:val="right" w:pos="9500"/>
        </w:tabs>
        <w:jc w:val="both"/>
        <w:rPr>
          <w:rFonts w:ascii="Verdana" w:hAnsi="Verdana"/>
          <w:noProof/>
          <w:sz w:val="20"/>
          <w:szCs w:val="20"/>
        </w:rPr>
      </w:pPr>
    </w:p>
    <w:p w14:paraId="08A83842" w14:textId="390F6393" w:rsidR="000C17F0" w:rsidRDefault="000C17F0" w:rsidP="00C56D51">
      <w:pPr>
        <w:tabs>
          <w:tab w:val="center" w:pos="4800"/>
          <w:tab w:val="right" w:pos="9500"/>
        </w:tabs>
        <w:jc w:val="both"/>
        <w:rPr>
          <w:rFonts w:ascii="Verdana" w:hAnsi="Verdana"/>
          <w:noProof/>
          <w:sz w:val="20"/>
          <w:szCs w:val="20"/>
        </w:rPr>
      </w:pPr>
      <w:r w:rsidRPr="008B6639">
        <w:rPr>
          <w:rFonts w:ascii="Verdana" w:hAnsi="Verdana"/>
          <w:noProof/>
          <w:sz w:val="20"/>
          <w:szCs w:val="20"/>
        </w:rPr>
        <w:t xml:space="preserve">In the statistical analysis below, we again assume these categories are ordinal or hierarchal. Higher levels indicate a greater attention, or </w:t>
      </w:r>
      <w:r w:rsidR="00E07164">
        <w:rPr>
          <w:rFonts w:ascii="Verdana" w:hAnsi="Verdana"/>
          <w:noProof/>
          <w:sz w:val="20"/>
          <w:szCs w:val="20"/>
        </w:rPr>
        <w:t xml:space="preserve">at least </w:t>
      </w:r>
      <w:r w:rsidRPr="008B6639">
        <w:rPr>
          <w:rFonts w:ascii="Verdana" w:hAnsi="Verdana"/>
          <w:noProof/>
          <w:sz w:val="20"/>
          <w:szCs w:val="20"/>
        </w:rPr>
        <w:t>recognition for needing greater attention, to who is reading their work and why the reader is doing so.</w:t>
      </w:r>
    </w:p>
    <w:p w14:paraId="52298BED" w14:textId="1EE9F73D" w:rsidR="00F62AF8" w:rsidRDefault="00F62AF8" w:rsidP="00C56D51">
      <w:pPr>
        <w:tabs>
          <w:tab w:val="center" w:pos="4800"/>
          <w:tab w:val="right" w:pos="9500"/>
        </w:tabs>
        <w:jc w:val="both"/>
        <w:rPr>
          <w:rFonts w:ascii="Verdana" w:hAnsi="Verdana" w:cs="Times New Roman"/>
          <w:noProof/>
          <w:sz w:val="20"/>
          <w:szCs w:val="20"/>
        </w:rPr>
      </w:pPr>
    </w:p>
    <w:p w14:paraId="12E0FE8A" w14:textId="129E3D11" w:rsidR="000C17F0" w:rsidRPr="008B6639" w:rsidRDefault="00F62AF8" w:rsidP="00F62AF8">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Figure 3 shows the distribution of students’ descriptions of their audience. Approximately 43% of students described their audience as their instructor, and almost 39% described the audience as class or subject-matter peers. A minority of students, almost 13%, gave a an authentic audience description.</w:t>
      </w:r>
    </w:p>
    <w:p w14:paraId="5C91ABF4" w14:textId="6DF0059F" w:rsidR="000C17F0" w:rsidRPr="008B6639" w:rsidRDefault="000C17F0" w:rsidP="00F62AF8">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 </w:t>
      </w:r>
      <w:r w:rsidR="00933818">
        <w:rPr>
          <w:noProof/>
        </w:rPr>
        <mc:AlternateContent>
          <mc:Choice Requires="wps">
            <w:drawing>
              <wp:inline distT="0" distB="0" distL="0" distR="0" wp14:anchorId="1CB64D41" wp14:editId="161FA6F0">
                <wp:extent cx="304800" cy="304800"/>
                <wp:effectExtent l="0" t="0" r="0" b="0"/>
                <wp:docPr id="13" name="Rectangle 13" descr="https://raw.githubusercontent.com/murraylax/writingsurvey/4999fc7f425976e6e7aea273c5328384858928e8/audience-freq.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E32AA79" id="Rectangle 13" o:spid="_x0000_s1026" alt="https://raw.githubusercontent.com/murraylax/writingsurvey/4999fc7f425976e6e7aea273c5328384858928e8/audience-freq.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AYpshYLAwAANgYAAA4AAAAAAAAAAAAAAAAALgIAAGRycy9lMm9Eb2MueG1s&#10;UEsBAi0AFAAGAAgAAAAhAEyg6SzYAAAAAwEAAA8AAAAAAAAAAAAAAAAAZQUAAGRycy9kb3ducmV2&#10;LnhtbFBLBQYAAAAABAAEAPMAAABqBgAAAAA=&#10;" filled="f" stroked="f">
                <o:lock v:ext="edit" aspectratio="t"/>
                <w10:anchorlock/>
              </v:rect>
            </w:pict>
          </mc:Fallback>
        </mc:AlternateContent>
      </w:r>
      <w:r w:rsidR="00AD2763">
        <w:rPr>
          <w:noProof/>
        </w:rPr>
        <w:lastRenderedPageBreak/>
        <w:drawing>
          <wp:inline distT="0" distB="0" distL="0" distR="0" wp14:anchorId="36B58765" wp14:editId="6752C8D8">
            <wp:extent cx="5943600" cy="3962400"/>
            <wp:effectExtent l="0" t="0" r="0" b="0"/>
            <wp:docPr id="14" name="Picture 14" descr="https://raw.githubusercontent.com/murraylax/writingsurvey/4999fc7f425976e6e7aea273c5328384858928e8/audience-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murraylax/writingsurvey/4999fc7f425976e6e7aea273c5328384858928e8/audience-freq.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8B6639">
        <w:rPr>
          <w:rFonts w:ascii="Verdana" w:hAnsi="Verdana"/>
          <w:noProof/>
          <w:sz w:val="20"/>
          <w:szCs w:val="20"/>
        </w:rPr>
        <w:t xml:space="preserve"> </w:t>
      </w:r>
    </w:p>
    <w:p w14:paraId="5B7E95D7" w14:textId="77777777" w:rsidR="000C17F0" w:rsidRPr="00C56D51" w:rsidRDefault="000C17F0" w:rsidP="000C17F0">
      <w:pPr>
        <w:tabs>
          <w:tab w:val="center" w:pos="4800"/>
          <w:tab w:val="right" w:pos="9500"/>
        </w:tabs>
        <w:jc w:val="center"/>
        <w:rPr>
          <w:rFonts w:ascii="Verdana" w:hAnsi="Verdana" w:cs="Times New Roman"/>
          <w:b/>
          <w:noProof/>
          <w:sz w:val="22"/>
          <w:szCs w:val="22"/>
        </w:rPr>
      </w:pPr>
      <w:r w:rsidRPr="00C56D51">
        <w:rPr>
          <w:rFonts w:ascii="Verdana" w:hAnsi="Verdana"/>
          <w:b/>
          <w:noProof/>
          <w:sz w:val="22"/>
          <w:szCs w:val="22"/>
        </w:rPr>
        <w:t>Figure  3: Students Perception of Audience Responses</w:t>
      </w:r>
    </w:p>
    <w:p w14:paraId="24D58D69" w14:textId="1569D7DF" w:rsidR="000C17F0" w:rsidRPr="008B6639" w:rsidRDefault="000C17F0" w:rsidP="00BF2E9F">
      <w:pPr>
        <w:tabs>
          <w:tab w:val="center" w:pos="4800"/>
          <w:tab w:val="right" w:pos="9500"/>
        </w:tabs>
        <w:jc w:val="center"/>
        <w:rPr>
          <w:rFonts w:ascii="Verdana" w:hAnsi="Verdana" w:cs="Times New Roman"/>
          <w:noProof/>
          <w:sz w:val="20"/>
          <w:szCs w:val="20"/>
        </w:rPr>
      </w:pPr>
      <w:r w:rsidRPr="008B6639">
        <w:rPr>
          <w:rFonts w:ascii="Verdana" w:hAnsi="Verdana"/>
          <w:noProof/>
          <w:sz w:val="20"/>
          <w:szCs w:val="20"/>
        </w:rPr>
        <w:t xml:space="preserve"> </w:t>
      </w:r>
    </w:p>
    <w:p w14:paraId="767DD8FF"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54FAAF70"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30293ED2" w14:textId="556A775F" w:rsidR="000C17F0" w:rsidRPr="008B6639" w:rsidRDefault="000C17F0" w:rsidP="000C17F0">
      <w:pPr>
        <w:tabs>
          <w:tab w:val="center" w:pos="4800"/>
          <w:tab w:val="right" w:pos="9500"/>
        </w:tabs>
        <w:jc w:val="center"/>
        <w:rPr>
          <w:rFonts w:ascii="Verdana" w:hAnsi="Verdana" w:cs="Times New Roman"/>
          <w:noProof/>
          <w:sz w:val="20"/>
          <w:szCs w:val="20"/>
        </w:rPr>
      </w:pPr>
      <w:r w:rsidRPr="008B6639">
        <w:rPr>
          <w:rFonts w:ascii="Verdana" w:hAnsi="Verdana"/>
          <w:noProof/>
          <w:sz w:val="20"/>
          <w:szCs w:val="20"/>
        </w:rPr>
        <w:t xml:space="preserve"> </w:t>
      </w:r>
      <w:r w:rsidR="00344981">
        <w:rPr>
          <w:noProof/>
        </w:rPr>
        <w:lastRenderedPageBreak/>
        <w:drawing>
          <wp:inline distT="0" distB="0" distL="0" distR="0" wp14:anchorId="6449C2BE" wp14:editId="1CA3DD38">
            <wp:extent cx="5943600" cy="3962400"/>
            <wp:effectExtent l="0" t="0" r="0" b="0"/>
            <wp:docPr id="15" name="Picture 15" descr="https://raw.githubusercontent.com/murraylax/writingsurvey/4999fc7f425976e6e7aea273c5328384858928e8/audience-s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murraylax/writingsurvey/4999fc7f425976e6e7aea273c5328384858928e8/audience-sca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8B6639">
        <w:rPr>
          <w:rFonts w:ascii="Verdana" w:hAnsi="Verdana"/>
          <w:noProof/>
          <w:sz w:val="20"/>
          <w:szCs w:val="20"/>
        </w:rPr>
        <w:t xml:space="preserve"> </w:t>
      </w:r>
    </w:p>
    <w:p w14:paraId="395BBDAE" w14:textId="77777777" w:rsidR="000C17F0" w:rsidRPr="00C56D51" w:rsidRDefault="000C17F0" w:rsidP="000C17F0">
      <w:pPr>
        <w:tabs>
          <w:tab w:val="center" w:pos="4800"/>
          <w:tab w:val="right" w:pos="9500"/>
        </w:tabs>
        <w:jc w:val="center"/>
        <w:rPr>
          <w:rFonts w:ascii="Verdana" w:hAnsi="Verdana" w:cs="Times New Roman"/>
          <w:b/>
          <w:noProof/>
          <w:sz w:val="22"/>
          <w:szCs w:val="22"/>
        </w:rPr>
      </w:pPr>
      <w:r w:rsidRPr="00C56D51">
        <w:rPr>
          <w:rFonts w:ascii="Verdana" w:hAnsi="Verdana"/>
          <w:b/>
          <w:noProof/>
          <w:sz w:val="22"/>
          <w:szCs w:val="22"/>
        </w:rPr>
        <w:t>Figure  4: Student Confidence on Perception of Audience</w:t>
      </w:r>
    </w:p>
    <w:p w14:paraId="0F888951" w14:textId="77777777" w:rsidR="000C17F0" w:rsidRPr="008B6639" w:rsidRDefault="000C17F0" w:rsidP="000C17F0">
      <w:pPr>
        <w:tabs>
          <w:tab w:val="center" w:pos="4800"/>
          <w:tab w:val="right" w:pos="9500"/>
        </w:tabs>
        <w:jc w:val="center"/>
        <w:rPr>
          <w:rFonts w:ascii="Verdana" w:hAnsi="Verdana" w:cs="Times New Roman"/>
          <w:noProof/>
          <w:sz w:val="20"/>
          <w:szCs w:val="20"/>
        </w:rPr>
      </w:pPr>
      <w:r w:rsidRPr="008B6639">
        <w:rPr>
          <w:rFonts w:ascii="Verdana" w:hAnsi="Verdana"/>
          <w:noProof/>
          <w:sz w:val="20"/>
          <w:szCs w:val="20"/>
        </w:rPr>
        <w:t xml:space="preserve"> </w:t>
      </w:r>
    </w:p>
    <w:p w14:paraId="04089862"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r w:rsidRPr="008B6639">
        <w:rPr>
          <w:rFonts w:ascii="Verdana" w:hAnsi="Verdana"/>
          <w:noProof/>
          <w:sz w:val="20"/>
          <w:szCs w:val="20"/>
        </w:rPr>
        <w:t xml:space="preserve"> </w:t>
      </w:r>
    </w:p>
    <w:p w14:paraId="58CAA4AB" w14:textId="720ED997" w:rsidR="000C17F0" w:rsidRPr="008B6639" w:rsidRDefault="000C17F0" w:rsidP="00C56D51">
      <w:pPr>
        <w:tabs>
          <w:tab w:val="center" w:pos="4800"/>
          <w:tab w:val="right" w:pos="9500"/>
        </w:tabs>
        <w:jc w:val="both"/>
        <w:rPr>
          <w:rFonts w:ascii="Verdana" w:hAnsi="Verdana" w:cs="Times New Roman"/>
          <w:noProof/>
          <w:sz w:val="20"/>
          <w:szCs w:val="20"/>
        </w:rPr>
      </w:pPr>
      <w:del w:id="92" w:author="Brenda Murray" w:date="2019-08-16T13:00:00Z">
        <w:r w:rsidRPr="008B6639" w:rsidDel="002E6467">
          <w:rPr>
            <w:rFonts w:ascii="Verdana" w:hAnsi="Verdana"/>
            <w:noProof/>
            <w:sz w:val="20"/>
            <w:szCs w:val="20"/>
          </w:rPr>
          <w:delText>As above, we also asked s</w:delText>
        </w:r>
      </w:del>
      <w:ins w:id="93" w:author="Brenda Murray" w:date="2019-08-16T13:00:00Z">
        <w:r w:rsidR="002E6467">
          <w:rPr>
            <w:rFonts w:ascii="Verdana" w:hAnsi="Verdana"/>
            <w:noProof/>
            <w:sz w:val="20"/>
            <w:szCs w:val="20"/>
          </w:rPr>
          <w:t>S</w:t>
        </w:r>
      </w:ins>
      <w:r w:rsidRPr="008B6639">
        <w:rPr>
          <w:rFonts w:ascii="Verdana" w:hAnsi="Verdana"/>
          <w:noProof/>
          <w:sz w:val="20"/>
          <w:szCs w:val="20"/>
        </w:rPr>
        <w:t>tudents</w:t>
      </w:r>
      <w:ins w:id="94" w:author="Brenda Murray" w:date="2019-08-16T13:00:00Z">
        <w:r w:rsidR="002E6467">
          <w:rPr>
            <w:rFonts w:ascii="Verdana" w:hAnsi="Verdana"/>
            <w:noProof/>
            <w:sz w:val="20"/>
            <w:szCs w:val="20"/>
          </w:rPr>
          <w:t xml:space="preserve"> indicated</w:t>
        </w:r>
      </w:ins>
      <w:r w:rsidRPr="008B6639">
        <w:rPr>
          <w:rFonts w:ascii="Verdana" w:hAnsi="Verdana"/>
          <w:noProof/>
          <w:sz w:val="20"/>
          <w:szCs w:val="20"/>
        </w:rPr>
        <w:t xml:space="preserve"> how confident they were in their answer</w:t>
      </w:r>
      <w:ins w:id="95" w:author="Brenda Murray" w:date="2019-08-16T13:00:00Z">
        <w:r w:rsidR="002E6467">
          <w:rPr>
            <w:rFonts w:ascii="Verdana" w:hAnsi="Verdana"/>
            <w:noProof/>
            <w:sz w:val="20"/>
            <w:szCs w:val="20"/>
          </w:rPr>
          <w:t xml:space="preserve"> about audience</w:t>
        </w:r>
      </w:ins>
      <w:r w:rsidRPr="008B6639">
        <w:rPr>
          <w:rFonts w:ascii="Verdana" w:hAnsi="Verdana"/>
          <w:noProof/>
          <w:sz w:val="20"/>
          <w:szCs w:val="20"/>
        </w:rPr>
        <w:t>, on the four-point ordinal scale, "Not at all confident," "Somewhat not confident," "Somewhat confident," and "Highly confident." Figure 4 shows a scatterplot of students’ descriptions of audience with their level of confidence. Again the solid line illustrates the interpolated median for the level of confidence and the error bars illustrate the 95% bootstrapped confidence bounds for the interpolated median. Again, students report a high level of confidence in their audience description, regardless of how they described the audience.</w:t>
      </w:r>
    </w:p>
    <w:p w14:paraId="711C0F62"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5C870595" w14:textId="77777777" w:rsidR="000C17F0" w:rsidRPr="00C56D51" w:rsidRDefault="000C17F0" w:rsidP="00C56D51">
      <w:pPr>
        <w:pStyle w:val="Heading3"/>
        <w:tabs>
          <w:tab w:val="center" w:pos="4800"/>
          <w:tab w:val="right" w:pos="9500"/>
        </w:tabs>
        <w:ind w:firstLine="0"/>
        <w:rPr>
          <w:rFonts w:ascii="Verdana" w:eastAsiaTheme="minorEastAsia" w:hAnsi="Verdana"/>
          <w:sz w:val="22"/>
          <w:szCs w:val="22"/>
        </w:rPr>
      </w:pPr>
      <w:r w:rsidRPr="00C56D51">
        <w:rPr>
          <w:rFonts w:ascii="Verdana" w:eastAsiaTheme="minorEastAsia" w:hAnsi="Verdana"/>
          <w:sz w:val="22"/>
          <w:szCs w:val="22"/>
        </w:rPr>
        <w:t xml:space="preserve">2.3  </w:t>
      </w:r>
      <w:bookmarkStart w:id="96" w:name="GrindEQpgref5b204b235"/>
      <w:bookmarkEnd w:id="96"/>
      <w:r w:rsidRPr="00C56D51">
        <w:rPr>
          <w:rFonts w:ascii="Verdana" w:eastAsiaTheme="minorEastAsia" w:hAnsi="Verdana"/>
          <w:sz w:val="22"/>
          <w:szCs w:val="22"/>
        </w:rPr>
        <w:t>Mindset</w:t>
      </w:r>
    </w:p>
    <w:p w14:paraId="42EDFD05"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3F108521" w14:textId="4E20F3DB" w:rsidR="000C17F0" w:rsidRPr="008B6639" w:rsidRDefault="000C17F0" w:rsidP="00891A9C">
      <w:pPr>
        <w:tabs>
          <w:tab w:val="center" w:pos="4800"/>
          <w:tab w:val="right" w:pos="9500"/>
        </w:tabs>
        <w:jc w:val="both"/>
        <w:rPr>
          <w:rFonts w:ascii="Verdana" w:hAnsi="Verdana" w:cs="Times New Roman"/>
          <w:noProof/>
          <w:sz w:val="20"/>
          <w:szCs w:val="20"/>
        </w:rPr>
      </w:pPr>
      <w:del w:id="97" w:author="Brenda Murray" w:date="2019-08-16T13:17:00Z">
        <w:r w:rsidRPr="008B6639" w:rsidDel="00236132">
          <w:rPr>
            <w:rFonts w:ascii="Verdana" w:hAnsi="Verdana"/>
            <w:noProof/>
            <w:sz w:val="20"/>
            <w:szCs w:val="20"/>
          </w:rPr>
          <w:delText>We consider m</w:delText>
        </w:r>
      </w:del>
      <w:ins w:id="98" w:author="Brenda Murray" w:date="2019-08-16T13:17:00Z">
        <w:r w:rsidR="00236132">
          <w:rPr>
            <w:rFonts w:ascii="Verdana" w:hAnsi="Verdana"/>
            <w:noProof/>
            <w:sz w:val="20"/>
            <w:szCs w:val="20"/>
          </w:rPr>
          <w:t>M</w:t>
        </w:r>
      </w:ins>
      <w:r w:rsidRPr="008B6639">
        <w:rPr>
          <w:rFonts w:ascii="Verdana" w:hAnsi="Verdana"/>
          <w:noProof/>
          <w:sz w:val="20"/>
          <w:szCs w:val="20"/>
        </w:rPr>
        <w:t xml:space="preserve">indset </w:t>
      </w:r>
      <w:ins w:id="99" w:author="Brenda Murray" w:date="2019-08-16T13:17:00Z">
        <w:r w:rsidR="00236132">
          <w:rPr>
            <w:rFonts w:ascii="Verdana" w:hAnsi="Verdana"/>
            <w:noProof/>
            <w:sz w:val="20"/>
            <w:szCs w:val="20"/>
          </w:rPr>
          <w:t>i</w:t>
        </w:r>
      </w:ins>
      <w:del w:id="100" w:author="Brenda Murray" w:date="2019-08-16T13:17:00Z">
        <w:r w:rsidRPr="008B6639" w:rsidDel="00236132">
          <w:rPr>
            <w:rFonts w:ascii="Verdana" w:hAnsi="Verdana"/>
            <w:noProof/>
            <w:sz w:val="20"/>
            <w:szCs w:val="20"/>
          </w:rPr>
          <w:delText>a</w:delText>
        </w:r>
      </w:del>
      <w:r w:rsidRPr="008B6639">
        <w:rPr>
          <w:rFonts w:ascii="Verdana" w:hAnsi="Verdana"/>
          <w:noProof/>
          <w:sz w:val="20"/>
          <w:szCs w:val="20"/>
        </w:rPr>
        <w:t xml:space="preserve">s a potential explanatory variable for students’ sense of purpose and audience. </w:t>
      </w:r>
      <w:r w:rsidR="00891A9C">
        <w:rPr>
          <w:rFonts w:ascii="Verdana" w:hAnsi="Verdana"/>
          <w:noProof/>
          <w:sz w:val="20"/>
          <w:szCs w:val="20"/>
        </w:rPr>
        <w:t>Dweck (1999, 2008)</w:t>
      </w:r>
      <w:r w:rsidRPr="008B6639">
        <w:rPr>
          <w:rFonts w:ascii="Verdana" w:hAnsi="Verdana"/>
          <w:noProof/>
          <w:sz w:val="20"/>
          <w:szCs w:val="20"/>
        </w:rPr>
        <w:t xml:space="preserve"> </w:t>
      </w:r>
      <w:r w:rsidR="00C56D51">
        <w:rPr>
          <w:rFonts w:ascii="Verdana" w:hAnsi="Verdana"/>
          <w:noProof/>
          <w:sz w:val="20"/>
          <w:szCs w:val="20"/>
        </w:rPr>
        <w:t>defines</w:t>
      </w:r>
      <w:r w:rsidRPr="008B6639">
        <w:rPr>
          <w:rFonts w:ascii="Verdana" w:hAnsi="Verdana"/>
          <w:noProof/>
          <w:sz w:val="20"/>
          <w:szCs w:val="20"/>
        </w:rPr>
        <w:t xml:space="preserve"> mindset as </w:t>
      </w:r>
      <w:r w:rsidR="00960025">
        <w:rPr>
          <w:rFonts w:ascii="Verdana" w:hAnsi="Verdana"/>
          <w:noProof/>
          <w:sz w:val="20"/>
          <w:szCs w:val="20"/>
        </w:rPr>
        <w:t>a person’s</w:t>
      </w:r>
      <w:r w:rsidRPr="008B6639">
        <w:rPr>
          <w:rFonts w:ascii="Verdana" w:hAnsi="Verdana"/>
          <w:noProof/>
          <w:sz w:val="20"/>
          <w:szCs w:val="20"/>
        </w:rPr>
        <w:t xml:space="preserve"> own perceptions of how learning works and what that means for </w:t>
      </w:r>
      <w:r w:rsidR="001D5FCC">
        <w:rPr>
          <w:rFonts w:ascii="Verdana" w:hAnsi="Verdana"/>
          <w:noProof/>
          <w:sz w:val="20"/>
          <w:szCs w:val="20"/>
        </w:rPr>
        <w:t>that person’s</w:t>
      </w:r>
      <w:r w:rsidRPr="008B6639">
        <w:rPr>
          <w:rFonts w:ascii="Verdana" w:hAnsi="Verdana"/>
          <w:noProof/>
          <w:sz w:val="20"/>
          <w:szCs w:val="20"/>
        </w:rPr>
        <w:t xml:space="preserve"> own potential. A relatively fixed mindset is the view that some people have a talent or skill and others do not. Someone who has a fixed mindset does not perceive a large benefit coming from putting forth time and effort to learning a new task. If someone</w:t>
      </w:r>
      <w:r w:rsidR="001D5FCC">
        <w:rPr>
          <w:rFonts w:ascii="Verdana" w:hAnsi="Verdana"/>
          <w:noProof/>
          <w:sz w:val="20"/>
          <w:szCs w:val="20"/>
        </w:rPr>
        <w:t xml:space="preserve"> with a fixed mindset</w:t>
      </w:r>
      <w:r w:rsidRPr="008B6639">
        <w:rPr>
          <w:rFonts w:ascii="Verdana" w:hAnsi="Verdana"/>
          <w:noProof/>
          <w:sz w:val="20"/>
          <w:szCs w:val="20"/>
        </w:rPr>
        <w:t xml:space="preserve"> perceives themselves as someone who is naturally good at something, improvement is expected to come with little effort. If someone </w:t>
      </w:r>
      <w:r w:rsidR="00FD21CF">
        <w:rPr>
          <w:rFonts w:ascii="Verdana" w:hAnsi="Verdana"/>
          <w:noProof/>
          <w:sz w:val="20"/>
          <w:szCs w:val="20"/>
        </w:rPr>
        <w:t xml:space="preserve">with a fixed mindset </w:t>
      </w:r>
      <w:r w:rsidRPr="008B6639">
        <w:rPr>
          <w:rFonts w:ascii="Verdana" w:hAnsi="Verdana"/>
          <w:noProof/>
          <w:sz w:val="20"/>
          <w:szCs w:val="20"/>
        </w:rPr>
        <w:t>perceives themselves as not one of those people who are naturally good at something, little improvement is expected even if significant effort is applied.</w:t>
      </w:r>
    </w:p>
    <w:p w14:paraId="39EEF15E" w14:textId="77777777" w:rsidR="00891A9C" w:rsidRDefault="00891A9C" w:rsidP="00891A9C">
      <w:pPr>
        <w:tabs>
          <w:tab w:val="center" w:pos="4800"/>
          <w:tab w:val="right" w:pos="9500"/>
        </w:tabs>
        <w:jc w:val="both"/>
        <w:rPr>
          <w:rFonts w:ascii="Verdana" w:hAnsi="Verdana"/>
          <w:noProof/>
          <w:sz w:val="20"/>
          <w:szCs w:val="20"/>
        </w:rPr>
      </w:pPr>
    </w:p>
    <w:p w14:paraId="77D0146F" w14:textId="6B1DF316" w:rsidR="000C17F0" w:rsidRPr="008B6639" w:rsidRDefault="00891A9C" w:rsidP="00891A9C">
      <w:pPr>
        <w:tabs>
          <w:tab w:val="center" w:pos="4800"/>
          <w:tab w:val="right" w:pos="9500"/>
        </w:tabs>
        <w:jc w:val="both"/>
        <w:rPr>
          <w:rFonts w:ascii="Verdana" w:hAnsi="Verdana" w:cs="Times New Roman"/>
          <w:noProof/>
          <w:sz w:val="20"/>
          <w:szCs w:val="20"/>
        </w:rPr>
      </w:pPr>
      <w:r>
        <w:rPr>
          <w:rFonts w:ascii="Verdana" w:hAnsi="Verdana"/>
          <w:noProof/>
          <w:sz w:val="20"/>
          <w:szCs w:val="20"/>
        </w:rPr>
        <w:t>Dweck (</w:t>
      </w:r>
      <w:r w:rsidR="000C17F0" w:rsidRPr="008B6639">
        <w:rPr>
          <w:rFonts w:ascii="Verdana" w:hAnsi="Verdana"/>
          <w:noProof/>
          <w:sz w:val="20"/>
          <w:szCs w:val="20"/>
        </w:rPr>
        <w:t>1999</w:t>
      </w:r>
      <w:r>
        <w:rPr>
          <w:rFonts w:ascii="Verdana" w:hAnsi="Verdana"/>
          <w:noProof/>
          <w:sz w:val="20"/>
          <w:szCs w:val="20"/>
        </w:rPr>
        <w:t>)</w:t>
      </w:r>
      <w:r w:rsidR="000C17F0" w:rsidRPr="008B6639">
        <w:rPr>
          <w:rFonts w:ascii="Verdana" w:hAnsi="Verdana"/>
          <w:noProof/>
          <w:sz w:val="20"/>
          <w:szCs w:val="20"/>
        </w:rPr>
        <w:t xml:space="preserve"> demonstrates in much of her work that fixed mindset is damaging to learning. </w:t>
      </w:r>
      <w:r w:rsidR="0007594E">
        <w:rPr>
          <w:rFonts w:ascii="Verdana" w:hAnsi="Verdana"/>
          <w:noProof/>
          <w:sz w:val="20"/>
          <w:szCs w:val="20"/>
        </w:rPr>
        <w:t>One reason i</w:t>
      </w:r>
      <w:r w:rsidR="000C17F0" w:rsidRPr="008B6639">
        <w:rPr>
          <w:rFonts w:ascii="Verdana" w:hAnsi="Verdana"/>
          <w:noProof/>
          <w:sz w:val="20"/>
          <w:szCs w:val="20"/>
        </w:rPr>
        <w:t xml:space="preserve">t is so damaging </w:t>
      </w:r>
      <w:r w:rsidR="0007594E">
        <w:rPr>
          <w:rFonts w:ascii="Verdana" w:hAnsi="Verdana"/>
          <w:noProof/>
          <w:sz w:val="20"/>
          <w:szCs w:val="20"/>
        </w:rPr>
        <w:t>is simply that</w:t>
      </w:r>
      <w:r w:rsidR="000C17F0" w:rsidRPr="008B6639">
        <w:rPr>
          <w:rFonts w:ascii="Verdana" w:hAnsi="Verdana"/>
          <w:noProof/>
          <w:sz w:val="20"/>
          <w:szCs w:val="20"/>
        </w:rPr>
        <w:t xml:space="preserve"> it is wrong. Despite different people having different experience, academic background, and interests, all people are capable of learning new skills and doing so usually requires effort. Students with a fixed mindset can be dissuaded </w:t>
      </w:r>
      <w:r w:rsidR="000C17F0" w:rsidRPr="008B6639">
        <w:rPr>
          <w:rFonts w:ascii="Verdana" w:hAnsi="Verdana"/>
          <w:noProof/>
          <w:sz w:val="20"/>
          <w:szCs w:val="20"/>
        </w:rPr>
        <w:lastRenderedPageBreak/>
        <w:t>from applying effort, whether they initially perceived themselves as being someone with the capability or without the capability. Someone without the perceived capability may easily dismiss applying effort to something they have not succeeded in before, with the point of view they are just not one of those people that will succeed at this sort of task. Someone who perceives themselves as capable may get frustrated when success does not come with minimal effort expended. Without the signal of success, they may believe themselves not actually as capable as they thought they were.</w:t>
      </w:r>
    </w:p>
    <w:p w14:paraId="5A0563A8" w14:textId="77777777" w:rsidR="00891A9C" w:rsidRDefault="00891A9C" w:rsidP="00891A9C">
      <w:pPr>
        <w:tabs>
          <w:tab w:val="center" w:pos="4800"/>
          <w:tab w:val="right" w:pos="9500"/>
        </w:tabs>
        <w:jc w:val="both"/>
        <w:rPr>
          <w:rFonts w:ascii="Verdana" w:hAnsi="Verdana"/>
          <w:noProof/>
          <w:sz w:val="20"/>
          <w:szCs w:val="20"/>
        </w:rPr>
      </w:pPr>
    </w:p>
    <w:p w14:paraId="04ACD12D" w14:textId="5F4AF77D" w:rsidR="000C17F0" w:rsidRPr="008B6639" w:rsidRDefault="000C17F0" w:rsidP="00891A9C">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The opposite of a fixed mindset is a growth mindset. It is the accurate perception that a person believes themselves capable of improving a skill or learning a new concept and the belief that exerting effort is worthwhile.</w:t>
      </w:r>
    </w:p>
    <w:p w14:paraId="5C3B0566" w14:textId="77777777" w:rsidR="00891A9C" w:rsidRDefault="00891A9C" w:rsidP="00891A9C">
      <w:pPr>
        <w:tabs>
          <w:tab w:val="center" w:pos="4800"/>
          <w:tab w:val="right" w:pos="9500"/>
        </w:tabs>
        <w:jc w:val="both"/>
        <w:rPr>
          <w:rFonts w:ascii="Verdana" w:hAnsi="Verdana"/>
          <w:noProof/>
          <w:sz w:val="20"/>
          <w:szCs w:val="20"/>
        </w:rPr>
      </w:pPr>
    </w:p>
    <w:p w14:paraId="74E15FB8" w14:textId="65FAB061" w:rsidR="000C17F0" w:rsidRDefault="000C17F0" w:rsidP="00891A9C">
      <w:pPr>
        <w:tabs>
          <w:tab w:val="center" w:pos="4800"/>
          <w:tab w:val="right" w:pos="9500"/>
        </w:tabs>
        <w:jc w:val="both"/>
        <w:rPr>
          <w:rFonts w:ascii="Verdana" w:hAnsi="Verdana"/>
          <w:noProof/>
          <w:sz w:val="20"/>
          <w:szCs w:val="20"/>
        </w:rPr>
      </w:pPr>
      <w:del w:id="101" w:author="Brenda Murray" w:date="2019-08-16T13:17:00Z">
        <w:r w:rsidRPr="008B6639" w:rsidDel="00236132">
          <w:rPr>
            <w:rFonts w:ascii="Verdana" w:hAnsi="Verdana"/>
            <w:noProof/>
            <w:sz w:val="20"/>
            <w:szCs w:val="20"/>
          </w:rPr>
          <w:delText>We measure m</w:delText>
        </w:r>
      </w:del>
      <w:ins w:id="102" w:author="Brenda Murray" w:date="2019-08-16T13:17:00Z">
        <w:r w:rsidR="00236132">
          <w:rPr>
            <w:rFonts w:ascii="Verdana" w:hAnsi="Verdana"/>
            <w:noProof/>
            <w:sz w:val="20"/>
            <w:szCs w:val="20"/>
          </w:rPr>
          <w:t>M</w:t>
        </w:r>
      </w:ins>
      <w:r w:rsidRPr="008B6639">
        <w:rPr>
          <w:rFonts w:ascii="Verdana" w:hAnsi="Verdana"/>
          <w:noProof/>
          <w:sz w:val="20"/>
          <w:szCs w:val="20"/>
        </w:rPr>
        <w:t xml:space="preserve">indset </w:t>
      </w:r>
      <w:ins w:id="103" w:author="Brenda Murray" w:date="2019-08-16T13:17:00Z">
        <w:r w:rsidR="00236132">
          <w:rPr>
            <w:rFonts w:ascii="Verdana" w:hAnsi="Verdana"/>
            <w:noProof/>
            <w:sz w:val="20"/>
            <w:szCs w:val="20"/>
          </w:rPr>
          <w:t xml:space="preserve">is measured </w:t>
        </w:r>
      </w:ins>
      <w:r w:rsidRPr="008B6639">
        <w:rPr>
          <w:rFonts w:ascii="Verdana" w:hAnsi="Verdana"/>
          <w:noProof/>
          <w:sz w:val="20"/>
          <w:szCs w:val="20"/>
        </w:rPr>
        <w:t xml:space="preserve">with the three statements below which are very similar to how </w:t>
      </w:r>
      <w:r w:rsidR="009B1C27">
        <w:rPr>
          <w:rFonts w:ascii="Verdana" w:hAnsi="Verdana"/>
          <w:noProof/>
          <w:sz w:val="20"/>
          <w:szCs w:val="20"/>
        </w:rPr>
        <w:t>Dweck (1999)</w:t>
      </w:r>
      <w:r w:rsidRPr="008B6639">
        <w:rPr>
          <w:rFonts w:ascii="Verdana" w:hAnsi="Verdana"/>
          <w:noProof/>
          <w:sz w:val="20"/>
          <w:szCs w:val="20"/>
        </w:rPr>
        <w:t xml:space="preserve"> reports measuring mindset in many studies. For each statement, </w:t>
      </w:r>
      <w:del w:id="104" w:author="Brenda Murray" w:date="2019-08-16T13:17:00Z">
        <w:r w:rsidRPr="008B6639" w:rsidDel="00236132">
          <w:rPr>
            <w:rFonts w:ascii="Verdana" w:hAnsi="Verdana"/>
            <w:noProof/>
            <w:sz w:val="20"/>
            <w:szCs w:val="20"/>
          </w:rPr>
          <w:delText xml:space="preserve">we ask </w:delText>
        </w:r>
      </w:del>
      <w:r w:rsidRPr="008B6639">
        <w:rPr>
          <w:rFonts w:ascii="Verdana" w:hAnsi="Verdana"/>
          <w:noProof/>
          <w:sz w:val="20"/>
          <w:szCs w:val="20"/>
        </w:rPr>
        <w:t xml:space="preserve">respondents </w:t>
      </w:r>
      <w:del w:id="105" w:author="Brenda Murray" w:date="2019-08-16T13:17:00Z">
        <w:r w:rsidRPr="008B6639" w:rsidDel="00236132">
          <w:rPr>
            <w:rFonts w:ascii="Verdana" w:hAnsi="Verdana"/>
            <w:noProof/>
            <w:sz w:val="20"/>
            <w:szCs w:val="20"/>
          </w:rPr>
          <w:delText>to measure</w:delText>
        </w:r>
      </w:del>
      <w:ins w:id="106" w:author="Brenda Murray" w:date="2019-08-16T13:17:00Z">
        <w:r w:rsidR="00236132">
          <w:rPr>
            <w:rFonts w:ascii="Verdana" w:hAnsi="Verdana"/>
            <w:noProof/>
            <w:sz w:val="20"/>
            <w:szCs w:val="20"/>
          </w:rPr>
          <w:t>indicate</w:t>
        </w:r>
      </w:ins>
      <w:r w:rsidRPr="008B6639">
        <w:rPr>
          <w:rFonts w:ascii="Verdana" w:hAnsi="Verdana"/>
          <w:noProof/>
          <w:sz w:val="20"/>
          <w:szCs w:val="20"/>
        </w:rPr>
        <w:t xml:space="preserve"> their rate of agreement on a six-point scale, (1) Strongly disagree, (2) Disagree, (3) Somewhat disagree, (4) Somewhat agree, (5) Agree, and (6) Strongly agree.  </w:t>
      </w:r>
    </w:p>
    <w:p w14:paraId="3C17AC18" w14:textId="77777777" w:rsidR="00891A9C" w:rsidRPr="008B6639" w:rsidRDefault="00891A9C" w:rsidP="000C17F0">
      <w:pPr>
        <w:tabs>
          <w:tab w:val="center" w:pos="4800"/>
          <w:tab w:val="right" w:pos="9500"/>
        </w:tabs>
        <w:ind w:firstLine="720"/>
        <w:jc w:val="both"/>
        <w:rPr>
          <w:rFonts w:ascii="Verdana" w:hAnsi="Verdana" w:cs="Times New Roman"/>
          <w:noProof/>
          <w:sz w:val="20"/>
          <w:szCs w:val="20"/>
        </w:rPr>
      </w:pPr>
    </w:p>
    <w:p w14:paraId="052214C7"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You can learn new things, but you can’t really change how smart you are. </w:t>
      </w:r>
    </w:p>
    <w:p w14:paraId="0783BE62"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You have a certain amount of math ability and you can’t do much to change it. </w:t>
      </w:r>
    </w:p>
    <w:p w14:paraId="0CC2669F" w14:textId="77777777" w:rsidR="00891A9C" w:rsidRDefault="000C17F0" w:rsidP="00891A9C">
      <w:pPr>
        <w:tabs>
          <w:tab w:val="center" w:pos="4800"/>
          <w:tab w:val="right" w:pos="9500"/>
        </w:tabs>
        <w:ind w:left="720"/>
        <w:rPr>
          <w:rFonts w:ascii="Verdana" w:hAnsi="Verdana"/>
          <w:noProof/>
          <w:sz w:val="20"/>
          <w:szCs w:val="20"/>
        </w:rPr>
      </w:pPr>
      <w:r w:rsidRPr="008B6639">
        <w:rPr>
          <w:rFonts w:ascii="Verdana" w:hAnsi="Verdana"/>
          <w:noProof/>
          <w:sz w:val="20"/>
          <w:szCs w:val="20"/>
        </w:rPr>
        <w:t xml:space="preserve">    • You have a certain amount of writing ability and you can’t really do much t</w:t>
      </w:r>
      <w:r w:rsidR="00891A9C">
        <w:rPr>
          <w:rFonts w:ascii="Verdana" w:hAnsi="Verdana"/>
          <w:noProof/>
          <w:sz w:val="20"/>
          <w:szCs w:val="20"/>
        </w:rPr>
        <w:t>o</w:t>
      </w:r>
    </w:p>
    <w:p w14:paraId="642B6FE5" w14:textId="0F069DB6" w:rsidR="000C17F0" w:rsidRPr="008B6639" w:rsidRDefault="00891A9C" w:rsidP="00891A9C">
      <w:pPr>
        <w:tabs>
          <w:tab w:val="center" w:pos="4800"/>
          <w:tab w:val="right" w:pos="9500"/>
        </w:tabs>
        <w:ind w:left="720"/>
        <w:rPr>
          <w:rFonts w:ascii="Verdana" w:hAnsi="Verdana" w:cs="Times New Roman"/>
          <w:noProof/>
          <w:sz w:val="20"/>
          <w:szCs w:val="20"/>
        </w:rPr>
      </w:pPr>
      <w:r>
        <w:rPr>
          <w:rFonts w:ascii="Verdana" w:hAnsi="Verdana"/>
          <w:noProof/>
          <w:sz w:val="20"/>
          <w:szCs w:val="20"/>
        </w:rPr>
        <w:t xml:space="preserve">         </w:t>
      </w:r>
      <w:r w:rsidR="000C17F0" w:rsidRPr="008B6639">
        <w:rPr>
          <w:rFonts w:ascii="Verdana" w:hAnsi="Verdana"/>
          <w:noProof/>
          <w:sz w:val="20"/>
          <w:szCs w:val="20"/>
        </w:rPr>
        <w:t xml:space="preserve">change it. </w:t>
      </w:r>
    </w:p>
    <w:p w14:paraId="4535C140" w14:textId="77777777" w:rsidR="00891A9C" w:rsidRDefault="00891A9C" w:rsidP="00891A9C">
      <w:pPr>
        <w:tabs>
          <w:tab w:val="center" w:pos="4800"/>
          <w:tab w:val="right" w:pos="9500"/>
        </w:tabs>
        <w:jc w:val="both"/>
        <w:rPr>
          <w:rFonts w:ascii="Verdana" w:hAnsi="Verdana"/>
          <w:noProof/>
          <w:sz w:val="20"/>
          <w:szCs w:val="20"/>
        </w:rPr>
      </w:pPr>
    </w:p>
    <w:p w14:paraId="71708A2B" w14:textId="2ABA3952" w:rsidR="000C17F0" w:rsidRPr="008B6639" w:rsidRDefault="000C17F0" w:rsidP="00891A9C">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Each of these statements are phrased in the viewpoint of a fixed mindset, so larger levels of disagreement correspond to more of a growth-oriented mindset and larger levels of agreement correspond to a more of a fixed-oriented mindset.</w:t>
      </w:r>
    </w:p>
    <w:p w14:paraId="6FAA4AE8" w14:textId="77777777" w:rsidR="00891A9C" w:rsidRDefault="00891A9C" w:rsidP="00891A9C">
      <w:pPr>
        <w:tabs>
          <w:tab w:val="center" w:pos="4800"/>
          <w:tab w:val="right" w:pos="9500"/>
        </w:tabs>
        <w:jc w:val="both"/>
        <w:rPr>
          <w:rFonts w:ascii="Verdana" w:hAnsi="Verdana"/>
          <w:noProof/>
          <w:sz w:val="20"/>
          <w:szCs w:val="20"/>
        </w:rPr>
      </w:pPr>
    </w:p>
    <w:p w14:paraId="292BF875" w14:textId="7BA767FE" w:rsidR="000C17F0" w:rsidRPr="00891A9C" w:rsidRDefault="000C17F0" w:rsidP="00312DA6">
      <w:pPr>
        <w:tabs>
          <w:tab w:val="center" w:pos="4800"/>
          <w:tab w:val="right" w:pos="9500"/>
        </w:tabs>
        <w:jc w:val="both"/>
        <w:rPr>
          <w:rFonts w:ascii="Verdana" w:hAnsi="Verdana" w:cs="Times New Roman"/>
          <w:b/>
          <w:noProof/>
          <w:sz w:val="22"/>
          <w:szCs w:val="22"/>
        </w:rPr>
      </w:pPr>
      <w:r w:rsidRPr="008B6639">
        <w:rPr>
          <w:rFonts w:ascii="Verdana" w:hAnsi="Verdana"/>
          <w:noProof/>
          <w:sz w:val="20"/>
          <w:szCs w:val="20"/>
        </w:rPr>
        <w:t>Figure</w:t>
      </w:r>
      <w:r w:rsidR="000028B2">
        <w:rPr>
          <w:rFonts w:ascii="Verdana" w:hAnsi="Verdana"/>
          <w:noProof/>
          <w:sz w:val="20"/>
          <w:szCs w:val="20"/>
        </w:rPr>
        <w:t>s</w:t>
      </w:r>
      <w:r w:rsidRPr="008B6639">
        <w:rPr>
          <w:rFonts w:ascii="Verdana" w:hAnsi="Verdana"/>
          <w:noProof/>
          <w:sz w:val="20"/>
          <w:szCs w:val="20"/>
        </w:rPr>
        <w:t xml:space="preserve"> </w:t>
      </w:r>
      <w:r w:rsidR="00312DA6">
        <w:rPr>
          <w:rFonts w:ascii="Verdana" w:hAnsi="Verdana"/>
          <w:noProof/>
          <w:sz w:val="20"/>
          <w:szCs w:val="20"/>
        </w:rPr>
        <w:t>5</w:t>
      </w:r>
      <w:r w:rsidR="000028B2">
        <w:rPr>
          <w:rFonts w:ascii="Verdana" w:hAnsi="Verdana"/>
          <w:noProof/>
          <w:sz w:val="20"/>
          <w:szCs w:val="20"/>
        </w:rPr>
        <w:t>-7</w:t>
      </w:r>
      <w:r w:rsidRPr="008B6639">
        <w:rPr>
          <w:rFonts w:ascii="Verdana" w:hAnsi="Verdana"/>
          <w:noProof/>
          <w:sz w:val="20"/>
          <w:szCs w:val="20"/>
        </w:rPr>
        <w:t xml:space="preserve"> illustrate the responses to these mindset questions. Moving from right to left in these figures indicates more growth-oriented mindset. Each of these measures, taken individually, reveal a majority of students have a growth-oriented mindset. Interestingly, more students tend to have a fixed mindset when it comes to math ability versus writing ability. Also, the more general statement on having a fixed intelligence reveals more students having a fixed-oriented mindset as compared to either the math- or writing-specific statements.</w:t>
      </w:r>
    </w:p>
    <w:p w14:paraId="68B9BEF9" w14:textId="77777777" w:rsidR="00312DA6" w:rsidRDefault="00312DA6" w:rsidP="00312DA6">
      <w:pPr>
        <w:tabs>
          <w:tab w:val="center" w:pos="4800"/>
          <w:tab w:val="right" w:pos="9500"/>
        </w:tabs>
        <w:jc w:val="both"/>
        <w:rPr>
          <w:rFonts w:ascii="Verdana" w:hAnsi="Verdana"/>
          <w:noProof/>
          <w:sz w:val="20"/>
          <w:szCs w:val="20"/>
        </w:rPr>
      </w:pPr>
    </w:p>
    <w:p w14:paraId="38E03A6A" w14:textId="22446B28" w:rsidR="00312DA6" w:rsidRPr="008B6639" w:rsidRDefault="00312DA6" w:rsidP="00312DA6">
      <w:pPr>
        <w:tabs>
          <w:tab w:val="center" w:pos="4800"/>
          <w:tab w:val="right" w:pos="9500"/>
        </w:tabs>
        <w:jc w:val="both"/>
        <w:rPr>
          <w:rFonts w:ascii="Verdana" w:hAnsi="Verdana" w:cs="Times New Roman"/>
          <w:noProof/>
          <w:sz w:val="20"/>
          <w:szCs w:val="20"/>
        </w:rPr>
      </w:pPr>
      <w:r>
        <w:rPr>
          <w:rFonts w:ascii="Verdana" w:hAnsi="Verdana"/>
          <w:noProof/>
          <w:sz w:val="20"/>
          <w:szCs w:val="20"/>
        </w:rPr>
        <w:t xml:space="preserve">Cook et al. (2017) </w:t>
      </w:r>
      <w:r w:rsidRPr="008B6639">
        <w:rPr>
          <w:rFonts w:ascii="Verdana" w:hAnsi="Verdana"/>
          <w:noProof/>
          <w:sz w:val="20"/>
          <w:szCs w:val="20"/>
        </w:rPr>
        <w:t xml:space="preserve">use these same survey results and estimate a factor analysis with a single factor to generate an overall measure of mindset. The factor analysis generates a common component that explains the responses of all three survey questions on a continuous scale. </w:t>
      </w:r>
      <w:del w:id="107" w:author="Brenda Murray" w:date="2019-08-16T13:18:00Z">
        <w:r w:rsidRPr="008B6639" w:rsidDel="00236132">
          <w:rPr>
            <w:rFonts w:ascii="Verdana" w:hAnsi="Verdana"/>
            <w:noProof/>
            <w:sz w:val="20"/>
            <w:szCs w:val="20"/>
          </w:rPr>
          <w:delText>We refer t</w:delText>
        </w:r>
      </w:del>
      <w:ins w:id="108" w:author="Brenda Murray" w:date="2019-08-16T13:18:00Z">
        <w:r w:rsidR="00236132">
          <w:rPr>
            <w:rFonts w:ascii="Verdana" w:hAnsi="Verdana"/>
            <w:noProof/>
            <w:sz w:val="20"/>
            <w:szCs w:val="20"/>
          </w:rPr>
          <w:t>T</w:t>
        </w:r>
      </w:ins>
      <w:r w:rsidRPr="008B6639">
        <w:rPr>
          <w:rFonts w:ascii="Verdana" w:hAnsi="Verdana"/>
          <w:noProof/>
          <w:sz w:val="20"/>
          <w:szCs w:val="20"/>
        </w:rPr>
        <w:t>he reader</w:t>
      </w:r>
      <w:ins w:id="109" w:author="Brenda Murray" w:date="2019-08-16T13:18:00Z">
        <w:r w:rsidR="00236132">
          <w:rPr>
            <w:rFonts w:ascii="Verdana" w:hAnsi="Verdana"/>
            <w:noProof/>
            <w:sz w:val="20"/>
            <w:szCs w:val="20"/>
          </w:rPr>
          <w:t xml:space="preserve"> is referred</w:t>
        </w:r>
      </w:ins>
      <w:r w:rsidRPr="008B6639">
        <w:rPr>
          <w:rFonts w:ascii="Verdana" w:hAnsi="Verdana"/>
          <w:noProof/>
          <w:sz w:val="20"/>
          <w:szCs w:val="20"/>
        </w:rPr>
        <w:t xml:space="preserve"> to this study for the full details. In the present paper, </w:t>
      </w:r>
      <w:del w:id="110" w:author="Brenda Murray" w:date="2019-08-16T13:18:00Z">
        <w:r w:rsidRPr="008B6639" w:rsidDel="00236132">
          <w:rPr>
            <w:rFonts w:ascii="Verdana" w:hAnsi="Verdana"/>
            <w:noProof/>
            <w:sz w:val="20"/>
            <w:szCs w:val="20"/>
          </w:rPr>
          <w:delText xml:space="preserve">we use </w:delText>
        </w:r>
      </w:del>
      <w:r w:rsidRPr="008B6639">
        <w:rPr>
          <w:rFonts w:ascii="Verdana" w:hAnsi="Verdana"/>
          <w:noProof/>
          <w:sz w:val="20"/>
          <w:szCs w:val="20"/>
        </w:rPr>
        <w:t xml:space="preserve">this common component </w:t>
      </w:r>
      <w:ins w:id="111" w:author="Brenda Murray" w:date="2019-08-16T13:18:00Z">
        <w:r w:rsidR="00236132">
          <w:rPr>
            <w:rFonts w:ascii="Verdana" w:hAnsi="Verdana"/>
            <w:noProof/>
            <w:sz w:val="20"/>
            <w:szCs w:val="20"/>
          </w:rPr>
          <w:t xml:space="preserve">is used </w:t>
        </w:r>
      </w:ins>
      <w:r w:rsidRPr="008B6639">
        <w:rPr>
          <w:rFonts w:ascii="Verdana" w:hAnsi="Verdana"/>
          <w:noProof/>
          <w:sz w:val="20"/>
          <w:szCs w:val="20"/>
        </w:rPr>
        <w:t xml:space="preserve">as an explanatory variable in the regressions in the next section. We hypothesize that students with a growth-oriented mindset may choose to give greater attention to purpose and audience, and indeed we find evidence of this hypothesis, as </w:t>
      </w:r>
      <w:del w:id="112" w:author="Brenda Murray" w:date="2019-08-16T13:19:00Z">
        <w:r w:rsidRPr="008B6639" w:rsidDel="00236132">
          <w:rPr>
            <w:rFonts w:ascii="Verdana" w:hAnsi="Verdana"/>
            <w:noProof/>
            <w:sz w:val="20"/>
            <w:szCs w:val="20"/>
          </w:rPr>
          <w:delText xml:space="preserve">we </w:delText>
        </w:r>
      </w:del>
      <w:r w:rsidRPr="008B6639">
        <w:rPr>
          <w:rFonts w:ascii="Verdana" w:hAnsi="Verdana"/>
          <w:noProof/>
          <w:sz w:val="20"/>
          <w:szCs w:val="20"/>
        </w:rPr>
        <w:t>describe</w:t>
      </w:r>
      <w:ins w:id="113" w:author="Brenda Murray" w:date="2019-08-16T13:19:00Z">
        <w:r w:rsidR="00236132">
          <w:rPr>
            <w:rFonts w:ascii="Verdana" w:hAnsi="Verdana"/>
            <w:noProof/>
            <w:sz w:val="20"/>
            <w:szCs w:val="20"/>
          </w:rPr>
          <w:t>d</w:t>
        </w:r>
      </w:ins>
      <w:r w:rsidRPr="008B6639">
        <w:rPr>
          <w:rFonts w:ascii="Verdana" w:hAnsi="Verdana"/>
          <w:noProof/>
          <w:sz w:val="20"/>
          <w:szCs w:val="20"/>
        </w:rPr>
        <w:t xml:space="preserve"> in the next section.</w:t>
      </w:r>
    </w:p>
    <w:p w14:paraId="16E773C1" w14:textId="05214752" w:rsidR="000C17F0" w:rsidRPr="008B6639" w:rsidRDefault="000C17F0" w:rsidP="00312DA6">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 </w:t>
      </w:r>
    </w:p>
    <w:tbl>
      <w:tblPr>
        <w:tblStyle w:val="TableGrid"/>
        <w:tblW w:w="93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55"/>
      </w:tblGrid>
      <w:tr w:rsidR="00312DA6" w14:paraId="3023A816" w14:textId="77777777" w:rsidTr="000028B2">
        <w:trPr>
          <w:jc w:val="center"/>
        </w:trPr>
        <w:tc>
          <w:tcPr>
            <w:tcW w:w="9355" w:type="dxa"/>
          </w:tcPr>
          <w:p w14:paraId="2A76F1B6" w14:textId="77777777" w:rsidR="00312DA6" w:rsidRDefault="00312DA6" w:rsidP="00312DA6">
            <w:pPr>
              <w:tabs>
                <w:tab w:val="center" w:pos="4800"/>
                <w:tab w:val="right" w:pos="9500"/>
              </w:tabs>
              <w:jc w:val="center"/>
              <w:rPr>
                <w:rFonts w:ascii="Verdana" w:hAnsi="Verdana" w:cs="Times New Roman"/>
                <w:noProof/>
                <w:sz w:val="20"/>
                <w:szCs w:val="20"/>
              </w:rPr>
            </w:pPr>
            <w:r>
              <w:rPr>
                <w:noProof/>
              </w:rPr>
              <w:lastRenderedPageBreak/>
              <w:drawing>
                <wp:inline distT="0" distB="0" distL="0" distR="0" wp14:anchorId="0E8F443A" wp14:editId="40D7238E">
                  <wp:extent cx="5608743" cy="5170560"/>
                  <wp:effectExtent l="0" t="0" r="0" b="0"/>
                  <wp:docPr id="23" name="Picture 23" descr="https://raw.githubusercontent.com/murraylax/writingsurvey/4999fc7f425976e6e7aea273c5328384858928e8/mindhist-m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raw.githubusercontent.com/murraylax/writingsurvey/4999fc7f425976e6e7aea273c5328384858928e8/mindhist-mat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2275" cy="5330535"/>
                          </a:xfrm>
                          <a:prstGeom prst="rect">
                            <a:avLst/>
                          </a:prstGeom>
                          <a:noFill/>
                          <a:ln>
                            <a:noFill/>
                          </a:ln>
                        </pic:spPr>
                      </pic:pic>
                    </a:graphicData>
                  </a:graphic>
                </wp:inline>
              </w:drawing>
            </w:r>
          </w:p>
        </w:tc>
      </w:tr>
      <w:tr w:rsidR="00312DA6" w14:paraId="4C725758" w14:textId="77777777" w:rsidTr="000028B2">
        <w:trPr>
          <w:jc w:val="center"/>
        </w:trPr>
        <w:tc>
          <w:tcPr>
            <w:tcW w:w="9355" w:type="dxa"/>
          </w:tcPr>
          <w:p w14:paraId="583FF772" w14:textId="72641E58" w:rsidR="00312DA6" w:rsidRPr="000028B2" w:rsidRDefault="000028B2" w:rsidP="000028B2">
            <w:pPr>
              <w:tabs>
                <w:tab w:val="center" w:pos="4800"/>
                <w:tab w:val="right" w:pos="9500"/>
              </w:tabs>
              <w:jc w:val="center"/>
              <w:rPr>
                <w:rFonts w:ascii="Verdana" w:hAnsi="Verdana" w:cs="Times New Roman"/>
                <w:b/>
                <w:noProof/>
                <w:sz w:val="22"/>
                <w:szCs w:val="22"/>
              </w:rPr>
            </w:pPr>
            <w:r w:rsidRPr="000028B2">
              <w:rPr>
                <w:rFonts w:ascii="Verdana" w:hAnsi="Verdana" w:cs="Times New Roman"/>
                <w:b/>
                <w:noProof/>
                <w:sz w:val="22"/>
                <w:szCs w:val="22"/>
              </w:rPr>
              <w:t xml:space="preserve">Figure 5: Mindset Responses: </w:t>
            </w:r>
            <w:r w:rsidR="00312DA6" w:rsidRPr="000028B2">
              <w:rPr>
                <w:rFonts w:ascii="Verdana" w:hAnsi="Verdana" w:cs="Times New Roman"/>
                <w:b/>
                <w:noProof/>
                <w:sz w:val="22"/>
                <w:szCs w:val="22"/>
              </w:rPr>
              <w:t>“You have a certain amount of writing ability and you can’t do much to change it.”</w:t>
            </w:r>
          </w:p>
          <w:p w14:paraId="78E28375" w14:textId="77777777" w:rsidR="00853826" w:rsidRPr="000028B2" w:rsidRDefault="00853826" w:rsidP="00312DA6">
            <w:pPr>
              <w:tabs>
                <w:tab w:val="center" w:pos="4800"/>
                <w:tab w:val="right" w:pos="9500"/>
              </w:tabs>
              <w:jc w:val="center"/>
              <w:rPr>
                <w:rFonts w:ascii="Verdana" w:hAnsi="Verdana" w:cs="Times New Roman"/>
                <w:b/>
                <w:noProof/>
                <w:sz w:val="22"/>
                <w:szCs w:val="22"/>
              </w:rPr>
            </w:pPr>
          </w:p>
          <w:p w14:paraId="62F42D15" w14:textId="4FAA6DB7" w:rsidR="00853826" w:rsidRPr="000028B2" w:rsidRDefault="00853826" w:rsidP="00312DA6">
            <w:pPr>
              <w:tabs>
                <w:tab w:val="center" w:pos="4800"/>
                <w:tab w:val="right" w:pos="9500"/>
              </w:tabs>
              <w:jc w:val="center"/>
              <w:rPr>
                <w:rFonts w:ascii="Verdana" w:hAnsi="Verdana" w:cs="Times New Roman"/>
                <w:b/>
                <w:noProof/>
                <w:sz w:val="22"/>
                <w:szCs w:val="22"/>
              </w:rPr>
            </w:pPr>
          </w:p>
        </w:tc>
      </w:tr>
      <w:tr w:rsidR="00312DA6" w14:paraId="2A5466BC" w14:textId="77777777" w:rsidTr="000028B2">
        <w:trPr>
          <w:jc w:val="center"/>
        </w:trPr>
        <w:tc>
          <w:tcPr>
            <w:tcW w:w="9355" w:type="dxa"/>
          </w:tcPr>
          <w:p w14:paraId="598DA734" w14:textId="77777777" w:rsidR="00312DA6" w:rsidRDefault="00312DA6" w:rsidP="00312DA6">
            <w:pPr>
              <w:tabs>
                <w:tab w:val="center" w:pos="4800"/>
                <w:tab w:val="right" w:pos="9500"/>
              </w:tabs>
              <w:jc w:val="center"/>
              <w:rPr>
                <w:rFonts w:ascii="Verdana" w:hAnsi="Verdana" w:cs="Times New Roman"/>
                <w:noProof/>
                <w:sz w:val="20"/>
                <w:szCs w:val="20"/>
              </w:rPr>
            </w:pPr>
            <w:r>
              <w:rPr>
                <w:noProof/>
              </w:rPr>
              <w:lastRenderedPageBreak/>
              <w:drawing>
                <wp:inline distT="0" distB="0" distL="0" distR="0" wp14:anchorId="10554EAE" wp14:editId="398801FB">
                  <wp:extent cx="5592233" cy="5155335"/>
                  <wp:effectExtent l="0" t="0" r="8890" b="7620"/>
                  <wp:docPr id="24" name="Picture 24" descr="https://raw.githubusercontent.com/murraylax/writingsurvey/4999fc7f425976e6e7aea273c5328384858928e8/mindhist-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aw.githubusercontent.com/murraylax/writingsurvey/4999fc7f425976e6e7aea273c5328384858928e8/mindhist-wri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9977" cy="5300755"/>
                          </a:xfrm>
                          <a:prstGeom prst="rect">
                            <a:avLst/>
                          </a:prstGeom>
                          <a:noFill/>
                          <a:ln>
                            <a:noFill/>
                          </a:ln>
                        </pic:spPr>
                      </pic:pic>
                    </a:graphicData>
                  </a:graphic>
                </wp:inline>
              </w:drawing>
            </w:r>
          </w:p>
        </w:tc>
      </w:tr>
      <w:tr w:rsidR="00312DA6" w14:paraId="32DA3222" w14:textId="77777777" w:rsidTr="000028B2">
        <w:trPr>
          <w:jc w:val="center"/>
        </w:trPr>
        <w:tc>
          <w:tcPr>
            <w:tcW w:w="9355" w:type="dxa"/>
          </w:tcPr>
          <w:p w14:paraId="11C8F4A0" w14:textId="05ED1580" w:rsidR="000028B2" w:rsidRDefault="000028B2" w:rsidP="000028B2">
            <w:pPr>
              <w:tabs>
                <w:tab w:val="center" w:pos="4569"/>
                <w:tab w:val="center" w:pos="4800"/>
                <w:tab w:val="right" w:pos="9500"/>
              </w:tabs>
              <w:rPr>
                <w:rFonts w:ascii="Verdana" w:hAnsi="Verdana" w:cs="Times New Roman"/>
                <w:b/>
                <w:noProof/>
                <w:sz w:val="22"/>
                <w:szCs w:val="22"/>
              </w:rPr>
            </w:pPr>
            <w:r>
              <w:rPr>
                <w:rFonts w:ascii="Verdana" w:hAnsi="Verdana"/>
                <w:b/>
                <w:noProof/>
                <w:sz w:val="22"/>
                <w:szCs w:val="22"/>
              </w:rPr>
              <w:tab/>
            </w:r>
            <w:r w:rsidRPr="000028B2">
              <w:rPr>
                <w:rFonts w:ascii="Verdana" w:hAnsi="Verdana"/>
                <w:b/>
                <w:noProof/>
                <w:sz w:val="22"/>
                <w:szCs w:val="22"/>
              </w:rPr>
              <w:t xml:space="preserve">Figure </w:t>
            </w:r>
            <w:r>
              <w:rPr>
                <w:rFonts w:ascii="Verdana" w:hAnsi="Verdana"/>
                <w:b/>
                <w:noProof/>
                <w:sz w:val="22"/>
                <w:szCs w:val="22"/>
              </w:rPr>
              <w:t>6</w:t>
            </w:r>
            <w:r w:rsidRPr="000028B2">
              <w:rPr>
                <w:rFonts w:ascii="Verdana" w:hAnsi="Verdana"/>
                <w:b/>
                <w:noProof/>
                <w:sz w:val="22"/>
                <w:szCs w:val="22"/>
              </w:rPr>
              <w:t>: Mindset Responses: “</w:t>
            </w:r>
            <w:r w:rsidR="00312DA6" w:rsidRPr="000028B2">
              <w:rPr>
                <w:rFonts w:ascii="Verdana" w:hAnsi="Verdana" w:cs="Times New Roman"/>
                <w:b/>
                <w:noProof/>
                <w:sz w:val="22"/>
                <w:szCs w:val="22"/>
              </w:rPr>
              <w:t>You have a certain amount of</w:t>
            </w:r>
          </w:p>
          <w:p w14:paraId="02F602E8" w14:textId="40979201" w:rsidR="00312DA6" w:rsidRPr="000028B2" w:rsidRDefault="00312DA6" w:rsidP="000028B2">
            <w:pPr>
              <w:tabs>
                <w:tab w:val="center" w:pos="4800"/>
                <w:tab w:val="right" w:pos="9500"/>
              </w:tabs>
              <w:jc w:val="center"/>
              <w:rPr>
                <w:rFonts w:ascii="Verdana" w:hAnsi="Verdana" w:cs="Times New Roman"/>
                <w:b/>
                <w:noProof/>
                <w:sz w:val="22"/>
                <w:szCs w:val="22"/>
              </w:rPr>
            </w:pPr>
            <w:r w:rsidRPr="000028B2">
              <w:rPr>
                <w:rFonts w:ascii="Verdana" w:hAnsi="Verdana" w:cs="Times New Roman"/>
                <w:b/>
                <w:noProof/>
                <w:sz w:val="22"/>
                <w:szCs w:val="22"/>
              </w:rPr>
              <w:t xml:space="preserve"> math abilit</w:t>
            </w:r>
            <w:r w:rsidR="000028B2">
              <w:rPr>
                <w:rFonts w:ascii="Verdana" w:hAnsi="Verdana" w:cs="Times New Roman"/>
                <w:b/>
                <w:noProof/>
                <w:sz w:val="22"/>
                <w:szCs w:val="22"/>
              </w:rPr>
              <w:t xml:space="preserve">y </w:t>
            </w:r>
            <w:r w:rsidRPr="000028B2">
              <w:rPr>
                <w:rFonts w:ascii="Verdana" w:hAnsi="Verdana" w:cs="Times New Roman"/>
                <w:b/>
                <w:noProof/>
                <w:sz w:val="22"/>
                <w:szCs w:val="22"/>
              </w:rPr>
              <w:t>and you can’t do much to change it.</w:t>
            </w:r>
            <w:r w:rsidR="000028B2" w:rsidRPr="000028B2">
              <w:rPr>
                <w:rFonts w:ascii="Verdana" w:hAnsi="Verdana" w:cs="Times New Roman"/>
                <w:b/>
                <w:noProof/>
                <w:sz w:val="22"/>
                <w:szCs w:val="22"/>
              </w:rPr>
              <w:t>”</w:t>
            </w:r>
          </w:p>
        </w:tc>
      </w:tr>
      <w:tr w:rsidR="00312DA6" w14:paraId="6B0000A6" w14:textId="77777777" w:rsidTr="000028B2">
        <w:trPr>
          <w:jc w:val="center"/>
        </w:trPr>
        <w:tc>
          <w:tcPr>
            <w:tcW w:w="9355" w:type="dxa"/>
          </w:tcPr>
          <w:p w14:paraId="77C21080" w14:textId="77777777" w:rsidR="00312DA6" w:rsidRDefault="00312DA6" w:rsidP="00312DA6">
            <w:pPr>
              <w:tabs>
                <w:tab w:val="center" w:pos="4800"/>
                <w:tab w:val="right" w:pos="9500"/>
              </w:tabs>
              <w:jc w:val="center"/>
              <w:rPr>
                <w:rFonts w:ascii="Verdana" w:hAnsi="Verdana" w:cs="Times New Roman"/>
                <w:noProof/>
                <w:sz w:val="20"/>
                <w:szCs w:val="20"/>
              </w:rPr>
            </w:pPr>
            <w:r>
              <w:rPr>
                <w:noProof/>
              </w:rPr>
              <w:lastRenderedPageBreak/>
              <w:drawing>
                <wp:inline distT="0" distB="0" distL="0" distR="0" wp14:anchorId="383D089A" wp14:editId="589EAB48">
                  <wp:extent cx="5570207" cy="5135033"/>
                  <wp:effectExtent l="0" t="0" r="0" b="8890"/>
                  <wp:docPr id="25" name="Picture 25" descr="https://raw.githubusercontent.com/murraylax/writingsurvey/4999fc7f425976e6e7aea273c5328384858928e8/mindhist-sm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raw.githubusercontent.com/murraylax/writingsurvey/4999fc7f425976e6e7aea273c5328384858928e8/mindhist-sma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3657" cy="5221183"/>
                          </a:xfrm>
                          <a:prstGeom prst="rect">
                            <a:avLst/>
                          </a:prstGeom>
                          <a:noFill/>
                          <a:ln>
                            <a:noFill/>
                          </a:ln>
                        </pic:spPr>
                      </pic:pic>
                    </a:graphicData>
                  </a:graphic>
                </wp:inline>
              </w:drawing>
            </w:r>
          </w:p>
        </w:tc>
      </w:tr>
      <w:tr w:rsidR="00312DA6" w14:paraId="17540D4F" w14:textId="77777777" w:rsidTr="000028B2">
        <w:trPr>
          <w:jc w:val="center"/>
        </w:trPr>
        <w:tc>
          <w:tcPr>
            <w:tcW w:w="9355" w:type="dxa"/>
          </w:tcPr>
          <w:p w14:paraId="4ACAD331" w14:textId="77777777" w:rsidR="000028B2" w:rsidRDefault="000028B2" w:rsidP="000028B2">
            <w:pPr>
              <w:tabs>
                <w:tab w:val="center" w:pos="4800"/>
                <w:tab w:val="right" w:pos="9500"/>
              </w:tabs>
              <w:jc w:val="center"/>
              <w:rPr>
                <w:rFonts w:ascii="Verdana" w:hAnsi="Verdana"/>
                <w:b/>
                <w:noProof/>
                <w:sz w:val="22"/>
                <w:szCs w:val="22"/>
              </w:rPr>
            </w:pPr>
            <w:r w:rsidRPr="00891A9C">
              <w:rPr>
                <w:rFonts w:ascii="Verdana" w:hAnsi="Verdana"/>
                <w:b/>
                <w:noProof/>
                <w:sz w:val="22"/>
                <w:szCs w:val="22"/>
              </w:rPr>
              <w:t xml:space="preserve">Figure </w:t>
            </w:r>
            <w:r>
              <w:rPr>
                <w:rFonts w:ascii="Verdana" w:hAnsi="Verdana"/>
                <w:b/>
                <w:noProof/>
                <w:sz w:val="22"/>
                <w:szCs w:val="22"/>
              </w:rPr>
              <w:t>7</w:t>
            </w:r>
            <w:r w:rsidRPr="00891A9C">
              <w:rPr>
                <w:rFonts w:ascii="Verdana" w:hAnsi="Verdana"/>
                <w:b/>
                <w:noProof/>
                <w:sz w:val="22"/>
                <w:szCs w:val="22"/>
              </w:rPr>
              <w:t>: Mindset Response</w:t>
            </w:r>
            <w:r w:rsidRPr="000028B2">
              <w:rPr>
                <w:rFonts w:ascii="Verdana" w:hAnsi="Verdana"/>
                <w:b/>
                <w:noProof/>
                <w:sz w:val="22"/>
                <w:szCs w:val="22"/>
              </w:rPr>
              <w:t xml:space="preserve">s: "You can learn new things, </w:t>
            </w:r>
          </w:p>
          <w:p w14:paraId="7A25CDC6" w14:textId="28455218" w:rsidR="00312DA6" w:rsidRPr="000028B2" w:rsidRDefault="000028B2" w:rsidP="000028B2">
            <w:pPr>
              <w:tabs>
                <w:tab w:val="center" w:pos="4800"/>
                <w:tab w:val="right" w:pos="9500"/>
              </w:tabs>
              <w:jc w:val="center"/>
              <w:rPr>
                <w:rFonts w:ascii="Verdana" w:hAnsi="Verdana"/>
                <w:b/>
                <w:noProof/>
                <w:sz w:val="22"/>
                <w:szCs w:val="22"/>
              </w:rPr>
            </w:pPr>
            <w:r w:rsidRPr="000028B2">
              <w:rPr>
                <w:rFonts w:ascii="Verdana" w:hAnsi="Verdana"/>
                <w:b/>
                <w:noProof/>
                <w:sz w:val="22"/>
                <w:szCs w:val="22"/>
              </w:rPr>
              <w:t>but you can’t really change how smart you are."</w:t>
            </w:r>
          </w:p>
        </w:tc>
      </w:tr>
    </w:tbl>
    <w:p w14:paraId="27C70806" w14:textId="77777777" w:rsidR="00312DA6" w:rsidRDefault="00312DA6" w:rsidP="00312DA6">
      <w:pPr>
        <w:tabs>
          <w:tab w:val="center" w:pos="4800"/>
          <w:tab w:val="right" w:pos="9500"/>
        </w:tabs>
        <w:jc w:val="center"/>
        <w:rPr>
          <w:rFonts w:ascii="Verdana" w:hAnsi="Verdana"/>
          <w:noProof/>
          <w:sz w:val="20"/>
          <w:szCs w:val="20"/>
        </w:rPr>
      </w:pPr>
    </w:p>
    <w:p w14:paraId="169D3BCD" w14:textId="0218ADC2" w:rsidR="00853826" w:rsidRPr="000028B2" w:rsidRDefault="000028B2" w:rsidP="000028B2">
      <w:pPr>
        <w:tabs>
          <w:tab w:val="center" w:pos="4800"/>
          <w:tab w:val="right" w:pos="9500"/>
        </w:tabs>
        <w:jc w:val="center"/>
        <w:rPr>
          <w:rFonts w:ascii="Verdana" w:hAnsi="Verdana" w:cs="Times New Roman"/>
          <w:b/>
          <w:noProof/>
          <w:sz w:val="22"/>
          <w:szCs w:val="22"/>
        </w:rPr>
      </w:pPr>
      <w:r w:rsidRPr="000028B2">
        <w:rPr>
          <w:rFonts w:ascii="Verdana" w:hAnsi="Verdana"/>
          <w:b/>
          <w:noProof/>
          <w:sz w:val="22"/>
          <w:szCs w:val="22"/>
        </w:rPr>
        <w:t xml:space="preserve"> </w:t>
      </w:r>
    </w:p>
    <w:p w14:paraId="4E5A2D97" w14:textId="5A373ABD" w:rsidR="000C17F0" w:rsidRPr="00853826" w:rsidRDefault="000C17F0" w:rsidP="00853826">
      <w:pPr>
        <w:widowControl/>
        <w:autoSpaceDE/>
        <w:autoSpaceDN/>
        <w:adjustRightInd/>
        <w:spacing w:after="160" w:line="259" w:lineRule="auto"/>
        <w:rPr>
          <w:rFonts w:ascii="Verdana" w:hAnsi="Verdana"/>
          <w:noProof/>
          <w:sz w:val="20"/>
          <w:szCs w:val="20"/>
        </w:rPr>
      </w:pPr>
      <w:r w:rsidRPr="008B6639">
        <w:rPr>
          <w:rFonts w:ascii="Verdana" w:hAnsi="Verdana"/>
          <w:noProof/>
          <w:sz w:val="20"/>
          <w:szCs w:val="20"/>
        </w:rPr>
        <w:t>Figure</w:t>
      </w:r>
      <w:r w:rsidR="00783E9C">
        <w:rPr>
          <w:rFonts w:ascii="Verdana" w:hAnsi="Verdana"/>
          <w:noProof/>
          <w:sz w:val="20"/>
          <w:szCs w:val="20"/>
        </w:rPr>
        <w:t>s</w:t>
      </w:r>
      <w:r w:rsidRPr="008B6639">
        <w:rPr>
          <w:rFonts w:ascii="Verdana" w:hAnsi="Verdana"/>
          <w:noProof/>
          <w:sz w:val="20"/>
          <w:szCs w:val="20"/>
        </w:rPr>
        <w:t xml:space="preserve"> </w:t>
      </w:r>
      <w:r w:rsidR="000028B2">
        <w:rPr>
          <w:rFonts w:ascii="Verdana" w:hAnsi="Verdana"/>
          <w:noProof/>
          <w:sz w:val="20"/>
          <w:szCs w:val="20"/>
        </w:rPr>
        <w:t>8</w:t>
      </w:r>
      <w:r w:rsidR="00783E9C">
        <w:rPr>
          <w:rFonts w:ascii="Verdana" w:hAnsi="Verdana"/>
          <w:noProof/>
          <w:sz w:val="20"/>
          <w:szCs w:val="20"/>
        </w:rPr>
        <w:t>-10</w:t>
      </w:r>
      <w:r w:rsidRPr="008B6639">
        <w:rPr>
          <w:rFonts w:ascii="Verdana" w:hAnsi="Verdana"/>
          <w:noProof/>
          <w:sz w:val="20"/>
          <w:szCs w:val="20"/>
        </w:rPr>
        <w:t xml:space="preserve"> show scatter plots of the estimated common factor for the mindset questions and each of the three survey questions. The vertical scale on each plot is a continuous measure of mindset, measured on a scale with mean zero and unit standard deviation. Larger values indicate a more growth-oriented mindset. The horizontal scale gives the levels of agreement for each of the mindset questions, where </w:t>
      </w:r>
      <w:r w:rsidR="005F0CA9">
        <w:rPr>
          <w:rFonts w:ascii="Verdana" w:hAnsi="Verdana"/>
          <w:noProof/>
          <w:sz w:val="20"/>
          <w:szCs w:val="20"/>
        </w:rPr>
        <w:t xml:space="preserve">movement from </w:t>
      </w:r>
      <w:r w:rsidRPr="008B6639">
        <w:rPr>
          <w:rFonts w:ascii="Verdana" w:hAnsi="Verdana"/>
          <w:noProof/>
          <w:sz w:val="20"/>
          <w:szCs w:val="20"/>
        </w:rPr>
        <w:t xml:space="preserve">left to right indicates more growth-oriented mindset. The figures and the Spearman correlation coefficients </w:t>
      </w:r>
      <w:r w:rsidR="005F0CA9">
        <w:rPr>
          <w:rFonts w:ascii="Verdana" w:hAnsi="Verdana"/>
          <w:noProof/>
          <w:sz w:val="20"/>
          <w:szCs w:val="20"/>
        </w:rPr>
        <w:t xml:space="preserve">are </w:t>
      </w:r>
      <w:r w:rsidRPr="008B6639">
        <w:rPr>
          <w:rFonts w:ascii="Verdana" w:hAnsi="Verdana"/>
          <w:noProof/>
          <w:sz w:val="20"/>
          <w:szCs w:val="20"/>
        </w:rPr>
        <w:t>all significantly above zero at the 1% level</w:t>
      </w:r>
      <w:r w:rsidR="005F0CA9">
        <w:rPr>
          <w:rFonts w:ascii="Verdana" w:hAnsi="Verdana"/>
          <w:noProof/>
          <w:sz w:val="20"/>
          <w:szCs w:val="20"/>
        </w:rPr>
        <w:t>, which implies</w:t>
      </w:r>
      <w:r w:rsidRPr="008B6639">
        <w:rPr>
          <w:rFonts w:ascii="Verdana" w:hAnsi="Verdana"/>
          <w:noProof/>
          <w:sz w:val="20"/>
          <w:szCs w:val="20"/>
        </w:rPr>
        <w:t xml:space="preserve"> that the responses to all three mindset questions are strongly positively related to the overall measure for mindset.</w:t>
      </w:r>
    </w:p>
    <w:p w14:paraId="5F612FEF" w14:textId="77777777" w:rsidR="00C20D20" w:rsidRDefault="00C20D20" w:rsidP="00C20D20">
      <w:pPr>
        <w:pStyle w:val="Heading3"/>
        <w:tabs>
          <w:tab w:val="center" w:pos="4800"/>
          <w:tab w:val="right" w:pos="9500"/>
        </w:tabs>
        <w:ind w:firstLine="0"/>
        <w:rPr>
          <w:rFonts w:ascii="Verdana" w:eastAsiaTheme="minorEastAsia" w:hAnsi="Verdana"/>
          <w:sz w:val="22"/>
          <w:szCs w:val="22"/>
        </w:rPr>
      </w:pPr>
    </w:p>
    <w:p w14:paraId="5AA7C53C" w14:textId="77777777" w:rsidR="007F3CA2" w:rsidRDefault="007F3CA2" w:rsidP="00C20D20">
      <w:pPr>
        <w:tabs>
          <w:tab w:val="center" w:pos="4800"/>
          <w:tab w:val="right" w:pos="9500"/>
        </w:tabs>
        <w:rPr>
          <w:rFonts w:ascii="Verdana" w:hAnsi="Verdana"/>
          <w:noProof/>
          <w:sz w:val="20"/>
          <w:szCs w:val="20"/>
        </w:rPr>
      </w:pPr>
    </w:p>
    <w:tbl>
      <w:tblPr>
        <w:tblStyle w:val="TableGrid"/>
        <w:tblW w:w="953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35"/>
      </w:tblGrid>
      <w:tr w:rsidR="007F3CA2" w14:paraId="39509709" w14:textId="77777777" w:rsidTr="00783E9C">
        <w:trPr>
          <w:jc w:val="center"/>
        </w:trPr>
        <w:tc>
          <w:tcPr>
            <w:tcW w:w="9535" w:type="dxa"/>
          </w:tcPr>
          <w:p w14:paraId="7146845B" w14:textId="08E70247" w:rsidR="007F3CA2" w:rsidRDefault="00A40E79" w:rsidP="007D4B5E">
            <w:pPr>
              <w:tabs>
                <w:tab w:val="center" w:pos="4800"/>
                <w:tab w:val="right" w:pos="9500"/>
              </w:tabs>
              <w:jc w:val="center"/>
              <w:rPr>
                <w:rFonts w:ascii="Verdana" w:hAnsi="Verdana" w:cs="Times New Roman"/>
                <w:noProof/>
                <w:sz w:val="20"/>
                <w:szCs w:val="20"/>
              </w:rPr>
            </w:pPr>
            <w:r>
              <w:rPr>
                <w:noProof/>
              </w:rPr>
              <w:lastRenderedPageBreak/>
              <w:drawing>
                <wp:inline distT="0" distB="0" distL="0" distR="0" wp14:anchorId="51ABBA5D" wp14:editId="0DD5CA40">
                  <wp:extent cx="5513962" cy="508273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raw.githubusercontent.com/murraylax/writingsurvey/4999fc7f425976e6e7aea273c5328384858928e8/mindscat-write.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513962" cy="5082735"/>
                          </a:xfrm>
                          <a:prstGeom prst="rect">
                            <a:avLst/>
                          </a:prstGeom>
                          <a:noFill/>
                          <a:ln>
                            <a:noFill/>
                          </a:ln>
                        </pic:spPr>
                      </pic:pic>
                    </a:graphicData>
                  </a:graphic>
                </wp:inline>
              </w:drawing>
            </w:r>
          </w:p>
        </w:tc>
      </w:tr>
      <w:tr w:rsidR="007F3CA2" w14:paraId="34F189CF" w14:textId="77777777" w:rsidTr="00783E9C">
        <w:trPr>
          <w:jc w:val="center"/>
        </w:trPr>
        <w:tc>
          <w:tcPr>
            <w:tcW w:w="9535" w:type="dxa"/>
          </w:tcPr>
          <w:p w14:paraId="47822673" w14:textId="0A7D25FB" w:rsidR="00853826" w:rsidRDefault="005B2A2E" w:rsidP="007D4B5E">
            <w:pPr>
              <w:tabs>
                <w:tab w:val="center" w:pos="4800"/>
                <w:tab w:val="right" w:pos="9500"/>
              </w:tabs>
              <w:jc w:val="center"/>
              <w:rPr>
                <w:rFonts w:ascii="Verdana" w:hAnsi="Verdana" w:cs="Times New Roman"/>
                <w:noProof/>
                <w:sz w:val="20"/>
                <w:szCs w:val="20"/>
              </w:rPr>
            </w:pPr>
            <w:r>
              <w:rPr>
                <w:rFonts w:ascii="Verdana" w:hAnsi="Verdana" w:cs="Times New Roman"/>
                <w:noProof/>
                <w:sz w:val="20"/>
                <w:szCs w:val="20"/>
              </w:rPr>
              <w:t xml:space="preserve"> </w:t>
            </w:r>
            <w:r w:rsidR="007F3CA2">
              <w:rPr>
                <w:rFonts w:ascii="Verdana" w:hAnsi="Verdana" w:cs="Times New Roman"/>
                <w:noProof/>
                <w:sz w:val="20"/>
                <w:szCs w:val="20"/>
              </w:rPr>
              <w:t xml:space="preserve">“You have a certain amount of writing ability and you </w:t>
            </w:r>
          </w:p>
          <w:p w14:paraId="22F7DFEB" w14:textId="77777777" w:rsidR="007F3CA2" w:rsidRDefault="007F3CA2" w:rsidP="007D4B5E">
            <w:pPr>
              <w:tabs>
                <w:tab w:val="center" w:pos="4800"/>
                <w:tab w:val="right" w:pos="9500"/>
              </w:tabs>
              <w:jc w:val="center"/>
              <w:rPr>
                <w:rFonts w:ascii="Verdana" w:hAnsi="Verdana" w:cs="Times New Roman"/>
                <w:noProof/>
                <w:sz w:val="20"/>
                <w:szCs w:val="20"/>
              </w:rPr>
            </w:pPr>
            <w:r>
              <w:rPr>
                <w:rFonts w:ascii="Verdana" w:hAnsi="Verdana" w:cs="Times New Roman"/>
                <w:noProof/>
                <w:sz w:val="20"/>
                <w:szCs w:val="20"/>
              </w:rPr>
              <w:t>can’t do much to change it.”</w:t>
            </w:r>
          </w:p>
          <w:p w14:paraId="6D675171" w14:textId="77777777" w:rsidR="00853826" w:rsidRDefault="00853826" w:rsidP="007D4B5E">
            <w:pPr>
              <w:tabs>
                <w:tab w:val="center" w:pos="4800"/>
                <w:tab w:val="right" w:pos="9500"/>
              </w:tabs>
              <w:jc w:val="center"/>
              <w:rPr>
                <w:rFonts w:ascii="Verdana" w:hAnsi="Verdana" w:cs="Times New Roman"/>
                <w:noProof/>
                <w:sz w:val="20"/>
                <w:szCs w:val="20"/>
              </w:rPr>
            </w:pPr>
          </w:p>
          <w:p w14:paraId="63BF1766" w14:textId="1F119C5C" w:rsidR="00853826" w:rsidRPr="005B2A2E" w:rsidRDefault="005B2A2E" w:rsidP="007D4B5E">
            <w:pPr>
              <w:tabs>
                <w:tab w:val="center" w:pos="4800"/>
                <w:tab w:val="right" w:pos="9500"/>
              </w:tabs>
              <w:jc w:val="center"/>
              <w:rPr>
                <w:rFonts w:ascii="Verdana" w:hAnsi="Verdana" w:cs="Times New Roman"/>
                <w:b/>
                <w:noProof/>
                <w:sz w:val="22"/>
                <w:szCs w:val="22"/>
              </w:rPr>
            </w:pPr>
            <w:r w:rsidRPr="005B2A2E">
              <w:rPr>
                <w:rFonts w:ascii="Verdana" w:hAnsi="Verdana" w:cs="Times New Roman"/>
                <w:b/>
                <w:noProof/>
                <w:sz w:val="22"/>
                <w:szCs w:val="22"/>
              </w:rPr>
              <w:t xml:space="preserve">Figure 8: </w:t>
            </w:r>
            <w:r w:rsidR="0027323E">
              <w:rPr>
                <w:rFonts w:ascii="Verdana" w:hAnsi="Verdana" w:cs="Times New Roman"/>
                <w:b/>
                <w:noProof/>
                <w:sz w:val="22"/>
                <w:szCs w:val="22"/>
              </w:rPr>
              <w:t xml:space="preserve">Mindset </w:t>
            </w:r>
            <w:r w:rsidRPr="005B2A2E">
              <w:rPr>
                <w:rFonts w:ascii="Verdana" w:hAnsi="Verdana" w:cs="Times New Roman"/>
                <w:b/>
                <w:noProof/>
                <w:sz w:val="22"/>
                <w:szCs w:val="22"/>
              </w:rPr>
              <w:t>Common Component vs. Writing Ability</w:t>
            </w:r>
          </w:p>
        </w:tc>
      </w:tr>
      <w:tr w:rsidR="007F3CA2" w14:paraId="15F93B4B" w14:textId="77777777" w:rsidTr="00783E9C">
        <w:trPr>
          <w:jc w:val="center"/>
        </w:trPr>
        <w:tc>
          <w:tcPr>
            <w:tcW w:w="9535" w:type="dxa"/>
          </w:tcPr>
          <w:p w14:paraId="3140974D" w14:textId="77777777" w:rsidR="007F3CA2" w:rsidRDefault="007F3CA2" w:rsidP="007D4B5E">
            <w:pPr>
              <w:tabs>
                <w:tab w:val="center" w:pos="4800"/>
                <w:tab w:val="right" w:pos="9500"/>
              </w:tabs>
              <w:jc w:val="center"/>
              <w:rPr>
                <w:rFonts w:ascii="Verdana" w:hAnsi="Verdana" w:cs="Times New Roman"/>
                <w:noProof/>
                <w:sz w:val="20"/>
                <w:szCs w:val="20"/>
              </w:rPr>
            </w:pPr>
            <w:r>
              <w:rPr>
                <w:noProof/>
              </w:rPr>
              <w:lastRenderedPageBreak/>
              <w:drawing>
                <wp:inline distT="0" distB="0" distL="0" distR="0" wp14:anchorId="28E3D08A" wp14:editId="3B7253C2">
                  <wp:extent cx="5570696" cy="513503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aw.githubusercontent.com/murraylax/writingsurvey/4999fc7f425976e6e7aea273c5328384858928e8/mindhist-write.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609571" cy="5170868"/>
                          </a:xfrm>
                          <a:prstGeom prst="rect">
                            <a:avLst/>
                          </a:prstGeom>
                          <a:noFill/>
                          <a:ln>
                            <a:noFill/>
                          </a:ln>
                        </pic:spPr>
                      </pic:pic>
                    </a:graphicData>
                  </a:graphic>
                </wp:inline>
              </w:drawing>
            </w:r>
          </w:p>
        </w:tc>
      </w:tr>
      <w:tr w:rsidR="007F3CA2" w14:paraId="4828FD53" w14:textId="77777777" w:rsidTr="00783E9C">
        <w:trPr>
          <w:jc w:val="center"/>
        </w:trPr>
        <w:tc>
          <w:tcPr>
            <w:tcW w:w="9535" w:type="dxa"/>
          </w:tcPr>
          <w:p w14:paraId="6A515A67" w14:textId="44D95BCE" w:rsidR="0074045A" w:rsidRDefault="00783E9C" w:rsidP="007D4B5E">
            <w:pPr>
              <w:tabs>
                <w:tab w:val="center" w:pos="4800"/>
                <w:tab w:val="right" w:pos="9500"/>
              </w:tabs>
              <w:jc w:val="center"/>
              <w:rPr>
                <w:rFonts w:ascii="Verdana" w:hAnsi="Verdana" w:cs="Times New Roman"/>
                <w:noProof/>
                <w:sz w:val="20"/>
                <w:szCs w:val="20"/>
              </w:rPr>
            </w:pPr>
            <w:r>
              <w:rPr>
                <w:rFonts w:ascii="Verdana" w:hAnsi="Verdana" w:cs="Times New Roman"/>
                <w:noProof/>
                <w:sz w:val="20"/>
                <w:szCs w:val="20"/>
              </w:rPr>
              <w:t xml:space="preserve"> </w:t>
            </w:r>
            <w:r w:rsidR="007F3CA2">
              <w:rPr>
                <w:rFonts w:ascii="Verdana" w:hAnsi="Verdana" w:cs="Times New Roman"/>
                <w:noProof/>
                <w:sz w:val="20"/>
                <w:szCs w:val="20"/>
              </w:rPr>
              <w:t xml:space="preserve">“You have a certain amount of math ability and you </w:t>
            </w:r>
          </w:p>
          <w:p w14:paraId="649767BD" w14:textId="77777777" w:rsidR="007F3CA2" w:rsidRDefault="007F3CA2" w:rsidP="007D4B5E">
            <w:pPr>
              <w:tabs>
                <w:tab w:val="center" w:pos="4800"/>
                <w:tab w:val="right" w:pos="9500"/>
              </w:tabs>
              <w:jc w:val="center"/>
              <w:rPr>
                <w:rFonts w:ascii="Verdana" w:hAnsi="Verdana" w:cs="Times New Roman"/>
                <w:noProof/>
                <w:sz w:val="20"/>
                <w:szCs w:val="20"/>
              </w:rPr>
            </w:pPr>
            <w:r>
              <w:rPr>
                <w:rFonts w:ascii="Verdana" w:hAnsi="Verdana" w:cs="Times New Roman"/>
                <w:noProof/>
                <w:sz w:val="20"/>
                <w:szCs w:val="20"/>
              </w:rPr>
              <w:t>can’t do much to change it.”</w:t>
            </w:r>
          </w:p>
          <w:p w14:paraId="3308DE55" w14:textId="77777777" w:rsidR="00783E9C" w:rsidRDefault="00783E9C" w:rsidP="007D4B5E">
            <w:pPr>
              <w:tabs>
                <w:tab w:val="center" w:pos="4800"/>
                <w:tab w:val="right" w:pos="9500"/>
              </w:tabs>
              <w:jc w:val="center"/>
              <w:rPr>
                <w:rFonts w:ascii="Verdana" w:hAnsi="Verdana" w:cs="Times New Roman"/>
                <w:noProof/>
                <w:sz w:val="20"/>
                <w:szCs w:val="20"/>
              </w:rPr>
            </w:pPr>
          </w:p>
          <w:p w14:paraId="15646951" w14:textId="76463DFD" w:rsidR="00783E9C" w:rsidRPr="00783E9C" w:rsidRDefault="00783E9C" w:rsidP="007D4B5E">
            <w:pPr>
              <w:tabs>
                <w:tab w:val="center" w:pos="4800"/>
                <w:tab w:val="right" w:pos="9500"/>
              </w:tabs>
              <w:jc w:val="center"/>
              <w:rPr>
                <w:rFonts w:ascii="Verdana" w:hAnsi="Verdana" w:cs="Times New Roman"/>
                <w:b/>
                <w:noProof/>
                <w:sz w:val="22"/>
                <w:szCs w:val="22"/>
              </w:rPr>
            </w:pPr>
            <w:r w:rsidRPr="00783E9C">
              <w:rPr>
                <w:rFonts w:ascii="Verdana" w:hAnsi="Verdana" w:cs="Times New Roman"/>
                <w:b/>
                <w:noProof/>
                <w:sz w:val="22"/>
                <w:szCs w:val="22"/>
              </w:rPr>
              <w:t>Figure 9: Mindset Common Component vs. Math Ability</w:t>
            </w:r>
          </w:p>
        </w:tc>
      </w:tr>
      <w:tr w:rsidR="007F3CA2" w14:paraId="638EBC2A" w14:textId="77777777" w:rsidTr="00783E9C">
        <w:trPr>
          <w:jc w:val="center"/>
        </w:trPr>
        <w:tc>
          <w:tcPr>
            <w:tcW w:w="9535" w:type="dxa"/>
          </w:tcPr>
          <w:p w14:paraId="678B3C21" w14:textId="77777777" w:rsidR="007F3CA2" w:rsidRDefault="007F3CA2" w:rsidP="007D4B5E">
            <w:pPr>
              <w:tabs>
                <w:tab w:val="center" w:pos="4800"/>
                <w:tab w:val="right" w:pos="9500"/>
              </w:tabs>
              <w:jc w:val="center"/>
              <w:rPr>
                <w:rFonts w:ascii="Verdana" w:hAnsi="Verdana" w:cs="Times New Roman"/>
                <w:noProof/>
                <w:sz w:val="20"/>
                <w:szCs w:val="20"/>
              </w:rPr>
            </w:pPr>
            <w:r>
              <w:rPr>
                <w:noProof/>
              </w:rPr>
              <w:lastRenderedPageBreak/>
              <w:drawing>
                <wp:inline distT="0" distB="0" distL="0" distR="0" wp14:anchorId="68186852" wp14:editId="22133AA1">
                  <wp:extent cx="5570700" cy="513503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raw.githubusercontent.com/murraylax/writingsurvey/4999fc7f425976e6e7aea273c5328384858928e8/mindhist-smart.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07056" cy="5168546"/>
                          </a:xfrm>
                          <a:prstGeom prst="rect">
                            <a:avLst/>
                          </a:prstGeom>
                          <a:noFill/>
                          <a:ln>
                            <a:noFill/>
                          </a:ln>
                        </pic:spPr>
                      </pic:pic>
                    </a:graphicData>
                  </a:graphic>
                </wp:inline>
              </w:drawing>
            </w:r>
          </w:p>
        </w:tc>
      </w:tr>
      <w:tr w:rsidR="007F3CA2" w14:paraId="1D73E34D" w14:textId="77777777" w:rsidTr="00783E9C">
        <w:trPr>
          <w:jc w:val="center"/>
        </w:trPr>
        <w:tc>
          <w:tcPr>
            <w:tcW w:w="9535" w:type="dxa"/>
          </w:tcPr>
          <w:p w14:paraId="579E97F9" w14:textId="77777777" w:rsidR="0074045A" w:rsidRDefault="007F3CA2" w:rsidP="007D4B5E">
            <w:pPr>
              <w:tabs>
                <w:tab w:val="center" w:pos="4800"/>
                <w:tab w:val="right" w:pos="9500"/>
              </w:tabs>
              <w:jc w:val="center"/>
              <w:rPr>
                <w:rFonts w:ascii="Verdana" w:hAnsi="Verdana"/>
                <w:noProof/>
                <w:sz w:val="20"/>
                <w:szCs w:val="20"/>
              </w:rPr>
            </w:pPr>
            <w:r w:rsidRPr="008B6639">
              <w:rPr>
                <w:rFonts w:ascii="Verdana" w:hAnsi="Verdana"/>
                <w:noProof/>
                <w:sz w:val="20"/>
                <w:szCs w:val="20"/>
              </w:rPr>
              <w:t xml:space="preserve">"You can learn new things, but you </w:t>
            </w:r>
          </w:p>
          <w:p w14:paraId="6BD61781" w14:textId="77777777" w:rsidR="007F3CA2" w:rsidRDefault="007F3CA2" w:rsidP="007D4B5E">
            <w:pPr>
              <w:tabs>
                <w:tab w:val="center" w:pos="4800"/>
                <w:tab w:val="right" w:pos="9500"/>
              </w:tabs>
              <w:jc w:val="center"/>
              <w:rPr>
                <w:rFonts w:ascii="Verdana" w:hAnsi="Verdana"/>
                <w:noProof/>
                <w:sz w:val="20"/>
                <w:szCs w:val="20"/>
              </w:rPr>
            </w:pPr>
            <w:r w:rsidRPr="008B6639">
              <w:rPr>
                <w:rFonts w:ascii="Verdana" w:hAnsi="Verdana"/>
                <w:noProof/>
                <w:sz w:val="20"/>
                <w:szCs w:val="20"/>
              </w:rPr>
              <w:t>can’t really change how smart you are."</w:t>
            </w:r>
          </w:p>
          <w:p w14:paraId="230CAA1E" w14:textId="77777777" w:rsidR="00A4032A" w:rsidRDefault="00A4032A" w:rsidP="007D4B5E">
            <w:pPr>
              <w:tabs>
                <w:tab w:val="center" w:pos="4800"/>
                <w:tab w:val="right" w:pos="9500"/>
              </w:tabs>
              <w:jc w:val="center"/>
              <w:rPr>
                <w:rFonts w:ascii="Verdana" w:hAnsi="Verdana" w:cs="Times New Roman"/>
                <w:noProof/>
                <w:sz w:val="20"/>
                <w:szCs w:val="20"/>
              </w:rPr>
            </w:pPr>
          </w:p>
          <w:p w14:paraId="75D592F6" w14:textId="28754E82" w:rsidR="00A4032A" w:rsidRPr="00A4032A" w:rsidRDefault="00A4032A" w:rsidP="00A4032A">
            <w:pPr>
              <w:tabs>
                <w:tab w:val="center" w:pos="4800"/>
                <w:tab w:val="right" w:pos="9500"/>
              </w:tabs>
              <w:jc w:val="center"/>
              <w:rPr>
                <w:rFonts w:ascii="Verdana" w:hAnsi="Verdana"/>
                <w:b/>
                <w:noProof/>
                <w:sz w:val="22"/>
                <w:szCs w:val="22"/>
              </w:rPr>
            </w:pPr>
            <w:r w:rsidRPr="00707E96">
              <w:rPr>
                <w:rFonts w:ascii="Verdana" w:hAnsi="Verdana"/>
                <w:b/>
                <w:noProof/>
                <w:sz w:val="22"/>
                <w:szCs w:val="22"/>
              </w:rPr>
              <w:t>Figure 10: Common Component</w:t>
            </w:r>
            <w:r>
              <w:rPr>
                <w:rFonts w:ascii="Verdana" w:hAnsi="Verdana"/>
                <w:b/>
                <w:noProof/>
                <w:sz w:val="22"/>
                <w:szCs w:val="22"/>
              </w:rPr>
              <w:t xml:space="preserve"> vs. Fixed Intelligence Question</w:t>
            </w:r>
          </w:p>
        </w:tc>
      </w:tr>
    </w:tbl>
    <w:p w14:paraId="01E3C53D" w14:textId="77777777" w:rsidR="007F3CA2" w:rsidRDefault="007F3CA2" w:rsidP="007F3CA2">
      <w:pPr>
        <w:tabs>
          <w:tab w:val="center" w:pos="4800"/>
          <w:tab w:val="right" w:pos="9500"/>
        </w:tabs>
        <w:jc w:val="center"/>
        <w:rPr>
          <w:rFonts w:ascii="Verdana" w:hAnsi="Verdana"/>
          <w:noProof/>
          <w:sz w:val="20"/>
          <w:szCs w:val="20"/>
        </w:rPr>
      </w:pPr>
    </w:p>
    <w:p w14:paraId="09806161"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r w:rsidRPr="008B6639">
        <w:rPr>
          <w:rFonts w:ascii="Verdana" w:hAnsi="Verdana"/>
          <w:noProof/>
          <w:sz w:val="20"/>
          <w:szCs w:val="20"/>
        </w:rPr>
        <w:t xml:space="preserve"> </w:t>
      </w:r>
    </w:p>
    <w:p w14:paraId="1E0FD32B" w14:textId="77777777" w:rsidR="00783E9C" w:rsidRPr="008A1C59" w:rsidRDefault="00783E9C" w:rsidP="00783E9C">
      <w:pPr>
        <w:pStyle w:val="Heading3"/>
        <w:tabs>
          <w:tab w:val="center" w:pos="4800"/>
          <w:tab w:val="right" w:pos="9500"/>
        </w:tabs>
        <w:ind w:firstLine="0"/>
        <w:rPr>
          <w:rFonts w:ascii="Verdana" w:eastAsiaTheme="minorEastAsia" w:hAnsi="Verdana"/>
          <w:sz w:val="22"/>
          <w:szCs w:val="22"/>
        </w:rPr>
      </w:pPr>
      <w:r w:rsidRPr="008A1C59">
        <w:rPr>
          <w:rFonts w:ascii="Verdana" w:eastAsiaTheme="minorEastAsia" w:hAnsi="Verdana"/>
          <w:sz w:val="22"/>
          <w:szCs w:val="22"/>
        </w:rPr>
        <w:t xml:space="preserve">2.4  </w:t>
      </w:r>
      <w:bookmarkStart w:id="114" w:name="GrindEQpgref5b204b236"/>
      <w:bookmarkEnd w:id="114"/>
      <w:r w:rsidRPr="008A1C59">
        <w:rPr>
          <w:rFonts w:ascii="Verdana" w:eastAsiaTheme="minorEastAsia" w:hAnsi="Verdana"/>
          <w:sz w:val="22"/>
          <w:szCs w:val="22"/>
        </w:rPr>
        <w:t>Other Explanatory Variables</w:t>
      </w:r>
    </w:p>
    <w:p w14:paraId="6024E7BE" w14:textId="77777777" w:rsidR="00783E9C" w:rsidRDefault="00783E9C" w:rsidP="00783E9C">
      <w:pPr>
        <w:tabs>
          <w:tab w:val="center" w:pos="4800"/>
          <w:tab w:val="right" w:pos="9500"/>
        </w:tabs>
        <w:jc w:val="both"/>
        <w:rPr>
          <w:rFonts w:ascii="Verdana" w:hAnsi="Verdana"/>
          <w:noProof/>
          <w:sz w:val="20"/>
          <w:szCs w:val="20"/>
        </w:rPr>
      </w:pPr>
    </w:p>
    <w:p w14:paraId="02DB5D09" w14:textId="072446C5" w:rsidR="00783E9C" w:rsidRPr="008B6639" w:rsidRDefault="00783E9C" w:rsidP="00783E9C">
      <w:pPr>
        <w:tabs>
          <w:tab w:val="center" w:pos="4800"/>
          <w:tab w:val="right" w:pos="9500"/>
        </w:tabs>
        <w:jc w:val="both"/>
        <w:rPr>
          <w:rFonts w:ascii="Verdana" w:hAnsi="Verdana" w:cs="Times New Roman"/>
          <w:noProof/>
          <w:sz w:val="20"/>
          <w:szCs w:val="20"/>
        </w:rPr>
      </w:pPr>
      <w:del w:id="115" w:author="Brenda Murray" w:date="2019-08-16T13:20:00Z">
        <w:r w:rsidRPr="008B6639" w:rsidDel="00236132">
          <w:rPr>
            <w:rFonts w:ascii="Verdana" w:hAnsi="Verdana"/>
            <w:noProof/>
            <w:sz w:val="20"/>
            <w:szCs w:val="20"/>
          </w:rPr>
          <w:delText>We consider t</w:delText>
        </w:r>
      </w:del>
      <w:ins w:id="116" w:author="Brenda Murray" w:date="2019-08-16T13:20:00Z">
        <w:r w:rsidR="00236132">
          <w:rPr>
            <w:rFonts w:ascii="Verdana" w:hAnsi="Verdana"/>
            <w:noProof/>
            <w:sz w:val="20"/>
            <w:szCs w:val="20"/>
          </w:rPr>
          <w:t>T</w:t>
        </w:r>
      </w:ins>
      <w:r w:rsidRPr="008B6639">
        <w:rPr>
          <w:rFonts w:ascii="Verdana" w:hAnsi="Verdana"/>
          <w:noProof/>
          <w:sz w:val="20"/>
          <w:szCs w:val="20"/>
        </w:rPr>
        <w:t xml:space="preserve">wo </w:t>
      </w:r>
      <w:ins w:id="117" w:author="Brenda Murray" w:date="2019-08-16T13:21:00Z">
        <w:r w:rsidR="00236132">
          <w:rPr>
            <w:rFonts w:ascii="Verdana" w:hAnsi="Verdana"/>
            <w:noProof/>
            <w:sz w:val="20"/>
            <w:szCs w:val="20"/>
          </w:rPr>
          <w:t xml:space="preserve">other </w:t>
        </w:r>
      </w:ins>
      <w:r w:rsidRPr="008B6639">
        <w:rPr>
          <w:rFonts w:ascii="Verdana" w:hAnsi="Verdana"/>
          <w:noProof/>
          <w:sz w:val="20"/>
          <w:szCs w:val="20"/>
        </w:rPr>
        <w:t>explanatory variables that are typically within instructors’ control</w:t>
      </w:r>
      <w:ins w:id="118" w:author="Brenda Murray" w:date="2019-08-16T13:20:00Z">
        <w:r w:rsidR="00236132">
          <w:rPr>
            <w:rFonts w:ascii="Verdana" w:hAnsi="Verdana"/>
            <w:noProof/>
            <w:sz w:val="20"/>
            <w:szCs w:val="20"/>
          </w:rPr>
          <w:t xml:space="preserve"> are</w:t>
        </w:r>
      </w:ins>
      <w:del w:id="119" w:author="Brenda Murray" w:date="2019-08-16T13:20:00Z">
        <w:r w:rsidRPr="008B6639" w:rsidDel="00236132">
          <w:rPr>
            <w:rFonts w:ascii="Verdana" w:hAnsi="Verdana"/>
            <w:noProof/>
            <w:sz w:val="20"/>
            <w:szCs w:val="20"/>
          </w:rPr>
          <w:delText>, including</w:delText>
        </w:r>
      </w:del>
      <w:del w:id="120" w:author="Brenda Murray" w:date="2019-08-16T13:21:00Z">
        <w:r w:rsidRPr="008B6639" w:rsidDel="00236132">
          <w:rPr>
            <w:rFonts w:ascii="Verdana" w:hAnsi="Verdana"/>
            <w:noProof/>
            <w:sz w:val="20"/>
            <w:szCs w:val="20"/>
          </w:rPr>
          <w:delText xml:space="preserve"> </w:delText>
        </w:r>
      </w:del>
      <w:r w:rsidRPr="008B6639">
        <w:rPr>
          <w:rFonts w:ascii="Verdana" w:hAnsi="Verdana"/>
          <w:noProof/>
          <w:sz w:val="20"/>
          <w:szCs w:val="20"/>
        </w:rPr>
        <w:t>giving formative feedback on writing and encouraging students to use the writing center.</w:t>
      </w:r>
    </w:p>
    <w:p w14:paraId="348CE329" w14:textId="77777777" w:rsidR="00783E9C" w:rsidRDefault="00783E9C" w:rsidP="00783E9C">
      <w:pPr>
        <w:tabs>
          <w:tab w:val="center" w:pos="4800"/>
          <w:tab w:val="right" w:pos="9500"/>
        </w:tabs>
        <w:jc w:val="both"/>
        <w:rPr>
          <w:rFonts w:ascii="Verdana" w:hAnsi="Verdana"/>
          <w:noProof/>
          <w:sz w:val="20"/>
          <w:szCs w:val="20"/>
        </w:rPr>
      </w:pPr>
    </w:p>
    <w:p w14:paraId="1BF35AEA" w14:textId="492201E1" w:rsidR="00783E9C" w:rsidRDefault="00236132" w:rsidP="00783E9C">
      <w:pPr>
        <w:tabs>
          <w:tab w:val="center" w:pos="4800"/>
          <w:tab w:val="right" w:pos="9500"/>
        </w:tabs>
        <w:jc w:val="both"/>
        <w:rPr>
          <w:rFonts w:ascii="Verdana" w:hAnsi="Verdana"/>
          <w:noProof/>
          <w:sz w:val="20"/>
          <w:szCs w:val="20"/>
        </w:rPr>
      </w:pPr>
      <w:ins w:id="121" w:author="Brenda Murray" w:date="2019-08-16T13:21:00Z">
        <w:r>
          <w:rPr>
            <w:rFonts w:ascii="Verdana" w:hAnsi="Verdana"/>
            <w:noProof/>
            <w:sz w:val="20"/>
            <w:szCs w:val="20"/>
          </w:rPr>
          <w:t>The survey</w:t>
        </w:r>
      </w:ins>
      <w:del w:id="122" w:author="Brenda Murray" w:date="2019-08-16T13:21:00Z">
        <w:r w:rsidR="00783E9C" w:rsidRPr="008B6639" w:rsidDel="00236132">
          <w:rPr>
            <w:rFonts w:ascii="Verdana" w:hAnsi="Verdana"/>
            <w:noProof/>
            <w:sz w:val="20"/>
            <w:szCs w:val="20"/>
          </w:rPr>
          <w:delText xml:space="preserve">We </w:delText>
        </w:r>
      </w:del>
      <w:ins w:id="123" w:author="Brenda Murray" w:date="2019-08-16T13:21:00Z">
        <w:r>
          <w:rPr>
            <w:rFonts w:ascii="Verdana" w:hAnsi="Verdana"/>
            <w:noProof/>
            <w:sz w:val="20"/>
            <w:szCs w:val="20"/>
          </w:rPr>
          <w:t xml:space="preserve"> </w:t>
        </w:r>
      </w:ins>
      <w:r w:rsidR="00783E9C" w:rsidRPr="008B6639">
        <w:rPr>
          <w:rFonts w:ascii="Verdana" w:hAnsi="Verdana"/>
          <w:noProof/>
          <w:sz w:val="20"/>
          <w:szCs w:val="20"/>
        </w:rPr>
        <w:t>measure</w:t>
      </w:r>
      <w:ins w:id="124" w:author="Brenda Murray" w:date="2019-08-16T13:21:00Z">
        <w:r>
          <w:rPr>
            <w:rFonts w:ascii="Verdana" w:hAnsi="Verdana"/>
            <w:noProof/>
            <w:sz w:val="20"/>
            <w:szCs w:val="20"/>
          </w:rPr>
          <w:t>s</w:t>
        </w:r>
      </w:ins>
      <w:r w:rsidR="00783E9C" w:rsidRPr="008B6639">
        <w:rPr>
          <w:rFonts w:ascii="Verdana" w:hAnsi="Verdana"/>
          <w:noProof/>
          <w:sz w:val="20"/>
          <w:szCs w:val="20"/>
        </w:rPr>
        <w:t xml:space="preserve"> how common it is for instructors to give formative feedback on writing with the following question measured on the ordinal scale (1) Never, (2) Rarely, (3) Sometimes, (4) Most of the time, and (5) Always: </w:t>
      </w:r>
    </w:p>
    <w:p w14:paraId="61F38445" w14:textId="77777777" w:rsidR="00783E9C" w:rsidRPr="008B6639" w:rsidRDefault="00783E9C" w:rsidP="00783E9C">
      <w:pPr>
        <w:tabs>
          <w:tab w:val="center" w:pos="4800"/>
          <w:tab w:val="right" w:pos="9500"/>
        </w:tabs>
        <w:jc w:val="both"/>
        <w:rPr>
          <w:rFonts w:ascii="Verdana" w:hAnsi="Verdana" w:cs="Times New Roman"/>
          <w:noProof/>
          <w:sz w:val="20"/>
          <w:szCs w:val="20"/>
        </w:rPr>
      </w:pPr>
    </w:p>
    <w:p w14:paraId="56262CEC" w14:textId="5DBCA814" w:rsidR="00783E9C" w:rsidRDefault="00783E9C" w:rsidP="00421E49">
      <w:pPr>
        <w:tabs>
          <w:tab w:val="center" w:pos="4800"/>
          <w:tab w:val="right" w:pos="9500"/>
        </w:tabs>
        <w:rPr>
          <w:rFonts w:ascii="Verdana" w:hAnsi="Verdana"/>
          <w:noProof/>
          <w:sz w:val="20"/>
          <w:szCs w:val="20"/>
        </w:rPr>
      </w:pPr>
      <w:r w:rsidRPr="008B6639">
        <w:rPr>
          <w:rFonts w:ascii="Verdana" w:hAnsi="Verdana"/>
          <w:i/>
          <w:iCs/>
          <w:noProof/>
          <w:sz w:val="20"/>
          <w:szCs w:val="20"/>
        </w:rPr>
        <w:t>How often do your instructors give you feedback on first drafts of writing assignments before you submit a final draft?</w:t>
      </w:r>
      <w:r w:rsidRPr="008B6639">
        <w:rPr>
          <w:rFonts w:ascii="Verdana" w:hAnsi="Verdana"/>
          <w:noProof/>
          <w:sz w:val="20"/>
          <w:szCs w:val="20"/>
        </w:rPr>
        <w:t xml:space="preserve"> </w:t>
      </w:r>
    </w:p>
    <w:p w14:paraId="1D248541" w14:textId="77777777" w:rsidR="000C17F0" w:rsidRPr="008B6639" w:rsidRDefault="000C17F0" w:rsidP="00783E9C">
      <w:pPr>
        <w:tabs>
          <w:tab w:val="center" w:pos="4800"/>
          <w:tab w:val="right" w:pos="9500"/>
        </w:tabs>
        <w:jc w:val="both"/>
        <w:rPr>
          <w:rFonts w:ascii="Verdana" w:hAnsi="Verdana" w:cs="Times New Roman"/>
          <w:noProof/>
          <w:sz w:val="20"/>
          <w:szCs w:val="20"/>
        </w:rPr>
      </w:pPr>
    </w:p>
    <w:p w14:paraId="736BFEDE" w14:textId="77777777" w:rsidR="008A1C59" w:rsidRPr="008B6639" w:rsidRDefault="008A1C59" w:rsidP="000C17F0">
      <w:pPr>
        <w:tabs>
          <w:tab w:val="center" w:pos="4800"/>
          <w:tab w:val="right" w:pos="9500"/>
        </w:tabs>
        <w:ind w:firstLine="720"/>
        <w:rPr>
          <w:rFonts w:ascii="Verdana" w:hAnsi="Verdana" w:cs="Times New Roman"/>
          <w:noProof/>
          <w:sz w:val="20"/>
          <w:szCs w:val="20"/>
        </w:rPr>
      </w:pPr>
    </w:p>
    <w:p w14:paraId="60694703" w14:textId="72CECABB" w:rsidR="000C17F0" w:rsidRDefault="000C17F0" w:rsidP="008A1C59">
      <w:pPr>
        <w:tabs>
          <w:tab w:val="center" w:pos="4800"/>
          <w:tab w:val="right" w:pos="9500"/>
        </w:tabs>
        <w:jc w:val="both"/>
        <w:rPr>
          <w:rFonts w:ascii="Verdana" w:hAnsi="Verdana"/>
          <w:noProof/>
          <w:sz w:val="20"/>
          <w:szCs w:val="20"/>
        </w:rPr>
      </w:pPr>
      <w:r w:rsidRPr="008B6639">
        <w:rPr>
          <w:rFonts w:ascii="Verdana" w:hAnsi="Verdana"/>
          <w:noProof/>
          <w:sz w:val="20"/>
          <w:szCs w:val="20"/>
        </w:rPr>
        <w:lastRenderedPageBreak/>
        <w:t xml:space="preserve">If students reported "most of the time" or "always" </w:t>
      </w:r>
      <w:del w:id="125" w:author="Brenda Murray" w:date="2019-08-16T13:21:00Z">
        <w:r w:rsidRPr="008B6639" w:rsidDel="00236132">
          <w:rPr>
            <w:rFonts w:ascii="Verdana" w:hAnsi="Verdana"/>
            <w:noProof/>
            <w:sz w:val="20"/>
            <w:szCs w:val="20"/>
          </w:rPr>
          <w:delText xml:space="preserve">we set </w:delText>
        </w:r>
      </w:del>
      <w:r w:rsidRPr="008B6639">
        <w:rPr>
          <w:rFonts w:ascii="Verdana" w:hAnsi="Verdana"/>
          <w:noProof/>
          <w:sz w:val="20"/>
          <w:szCs w:val="20"/>
        </w:rPr>
        <w:t xml:space="preserve">a binary variable called feedback </w:t>
      </w:r>
      <w:ins w:id="126" w:author="Brenda Murray" w:date="2019-08-16T13:21:00Z">
        <w:r w:rsidR="00236132">
          <w:rPr>
            <w:rFonts w:ascii="Verdana" w:hAnsi="Verdana"/>
            <w:noProof/>
            <w:sz w:val="20"/>
            <w:szCs w:val="20"/>
          </w:rPr>
          <w:t xml:space="preserve">is set </w:t>
        </w:r>
      </w:ins>
      <w:r w:rsidRPr="008B6639">
        <w:rPr>
          <w:rFonts w:ascii="Verdana" w:hAnsi="Verdana"/>
          <w:noProof/>
          <w:sz w:val="20"/>
          <w:szCs w:val="20"/>
        </w:rPr>
        <w:t>equal to 1 and set equal to 0 for the other responses. Almost 30% of students reported with either "most of the time" or "always."</w:t>
      </w:r>
    </w:p>
    <w:p w14:paraId="3F8B387B" w14:textId="77777777" w:rsidR="008A1C59" w:rsidRPr="008B6639" w:rsidRDefault="008A1C59" w:rsidP="008A1C59">
      <w:pPr>
        <w:tabs>
          <w:tab w:val="center" w:pos="4800"/>
          <w:tab w:val="right" w:pos="9500"/>
        </w:tabs>
        <w:jc w:val="both"/>
        <w:rPr>
          <w:rFonts w:ascii="Verdana" w:hAnsi="Verdana" w:cs="Times New Roman"/>
          <w:noProof/>
          <w:sz w:val="20"/>
          <w:szCs w:val="20"/>
        </w:rPr>
      </w:pPr>
    </w:p>
    <w:p w14:paraId="41D632E7" w14:textId="41BCEF4B" w:rsidR="000C17F0" w:rsidRDefault="00236132" w:rsidP="008A1C59">
      <w:pPr>
        <w:tabs>
          <w:tab w:val="center" w:pos="4800"/>
          <w:tab w:val="right" w:pos="9500"/>
        </w:tabs>
        <w:jc w:val="both"/>
        <w:rPr>
          <w:rFonts w:ascii="Verdana" w:hAnsi="Verdana"/>
          <w:noProof/>
          <w:sz w:val="20"/>
          <w:szCs w:val="20"/>
        </w:rPr>
      </w:pPr>
      <w:ins w:id="127" w:author="Brenda Murray" w:date="2019-08-16T13:22:00Z">
        <w:r>
          <w:rPr>
            <w:rFonts w:ascii="Verdana" w:hAnsi="Verdana"/>
            <w:noProof/>
            <w:sz w:val="20"/>
            <w:szCs w:val="20"/>
          </w:rPr>
          <w:t xml:space="preserve">The survey </w:t>
        </w:r>
        <w:r w:rsidRPr="008B6639">
          <w:rPr>
            <w:rFonts w:ascii="Verdana" w:hAnsi="Verdana"/>
            <w:noProof/>
            <w:sz w:val="20"/>
            <w:szCs w:val="20"/>
          </w:rPr>
          <w:t>measure</w:t>
        </w:r>
        <w:r>
          <w:rPr>
            <w:rFonts w:ascii="Verdana" w:hAnsi="Verdana"/>
            <w:noProof/>
            <w:sz w:val="20"/>
            <w:szCs w:val="20"/>
          </w:rPr>
          <w:t>s</w:t>
        </w:r>
        <w:r w:rsidRPr="008B6639" w:rsidDel="00236132">
          <w:rPr>
            <w:rFonts w:ascii="Verdana" w:hAnsi="Verdana"/>
            <w:noProof/>
            <w:sz w:val="20"/>
            <w:szCs w:val="20"/>
          </w:rPr>
          <w:t xml:space="preserve"> </w:t>
        </w:r>
      </w:ins>
      <w:del w:id="128" w:author="Brenda Murray" w:date="2019-08-16T13:22:00Z">
        <w:r w:rsidR="000C17F0" w:rsidRPr="008B6639" w:rsidDel="00236132">
          <w:rPr>
            <w:rFonts w:ascii="Verdana" w:hAnsi="Verdana"/>
            <w:noProof/>
            <w:sz w:val="20"/>
            <w:szCs w:val="20"/>
          </w:rPr>
          <w:delText xml:space="preserve">We measure </w:delText>
        </w:r>
      </w:del>
      <w:r w:rsidR="000C17F0" w:rsidRPr="008B6639">
        <w:rPr>
          <w:rFonts w:ascii="Verdana" w:hAnsi="Verdana"/>
          <w:noProof/>
          <w:sz w:val="20"/>
          <w:szCs w:val="20"/>
        </w:rPr>
        <w:t xml:space="preserve">how common it is for instructors to encourage the use of the writing center with the following question: </w:t>
      </w:r>
    </w:p>
    <w:p w14:paraId="7C10A78D" w14:textId="77777777" w:rsidR="00276A92" w:rsidRPr="008B6639" w:rsidRDefault="00276A92" w:rsidP="000C17F0">
      <w:pPr>
        <w:tabs>
          <w:tab w:val="center" w:pos="4800"/>
          <w:tab w:val="right" w:pos="9500"/>
        </w:tabs>
        <w:ind w:firstLine="720"/>
        <w:jc w:val="both"/>
        <w:rPr>
          <w:rFonts w:ascii="Verdana" w:hAnsi="Verdana" w:cs="Times New Roman"/>
          <w:noProof/>
          <w:sz w:val="20"/>
          <w:szCs w:val="20"/>
        </w:rPr>
      </w:pPr>
    </w:p>
    <w:p w14:paraId="516BA893" w14:textId="2988F543" w:rsidR="000C17F0" w:rsidRDefault="000C17F0" w:rsidP="00421E49">
      <w:pPr>
        <w:tabs>
          <w:tab w:val="center" w:pos="4800"/>
          <w:tab w:val="right" w:pos="9500"/>
        </w:tabs>
        <w:rPr>
          <w:rFonts w:ascii="Verdana" w:hAnsi="Verdana"/>
          <w:noProof/>
          <w:sz w:val="20"/>
          <w:szCs w:val="20"/>
        </w:rPr>
      </w:pPr>
      <w:r w:rsidRPr="008B6639">
        <w:rPr>
          <w:rFonts w:ascii="Verdana" w:hAnsi="Verdana"/>
          <w:i/>
          <w:iCs/>
          <w:noProof/>
          <w:sz w:val="20"/>
          <w:szCs w:val="20"/>
        </w:rPr>
        <w:t>Since the beginning of previous semester, have any of your instructors encouraged or required you to use the writing center?</w:t>
      </w:r>
      <w:r w:rsidRPr="008B6639">
        <w:rPr>
          <w:rFonts w:ascii="Verdana" w:hAnsi="Verdana"/>
          <w:noProof/>
          <w:sz w:val="20"/>
          <w:szCs w:val="20"/>
        </w:rPr>
        <w:t xml:space="preserve"> </w:t>
      </w:r>
    </w:p>
    <w:p w14:paraId="34CEF0DA" w14:textId="77777777" w:rsidR="008A1C59" w:rsidRPr="008B6639" w:rsidRDefault="008A1C59" w:rsidP="000C17F0">
      <w:pPr>
        <w:tabs>
          <w:tab w:val="center" w:pos="4800"/>
          <w:tab w:val="right" w:pos="9500"/>
        </w:tabs>
        <w:ind w:firstLine="720"/>
        <w:rPr>
          <w:rFonts w:ascii="Verdana" w:hAnsi="Verdana" w:cs="Times New Roman"/>
          <w:noProof/>
          <w:sz w:val="20"/>
          <w:szCs w:val="20"/>
        </w:rPr>
      </w:pPr>
    </w:p>
    <w:p w14:paraId="34B40113" w14:textId="77777777" w:rsidR="008A1C59" w:rsidRDefault="000C17F0" w:rsidP="008A1C59">
      <w:pPr>
        <w:tabs>
          <w:tab w:val="center" w:pos="4800"/>
          <w:tab w:val="right" w:pos="9500"/>
        </w:tabs>
        <w:jc w:val="both"/>
        <w:rPr>
          <w:rFonts w:ascii="Verdana" w:hAnsi="Verdana"/>
          <w:noProof/>
          <w:sz w:val="20"/>
          <w:szCs w:val="20"/>
        </w:rPr>
      </w:pPr>
      <w:r w:rsidRPr="008B6639">
        <w:rPr>
          <w:rFonts w:ascii="Verdana" w:hAnsi="Verdana"/>
          <w:noProof/>
          <w:sz w:val="20"/>
          <w:szCs w:val="20"/>
        </w:rPr>
        <w:t xml:space="preserve">with possible responses, </w:t>
      </w:r>
    </w:p>
    <w:p w14:paraId="2A2EF562" w14:textId="0698F322" w:rsidR="000C17F0" w:rsidRPr="008B6639" w:rsidRDefault="000C17F0" w:rsidP="008A1C59">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 </w:t>
      </w:r>
    </w:p>
    <w:p w14:paraId="66886C3E"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Instructors never encouraged or required students use the writing center. </w:t>
      </w:r>
    </w:p>
    <w:p w14:paraId="458BED90" w14:textId="77777777" w:rsidR="008A1C59" w:rsidRDefault="000C17F0" w:rsidP="000C17F0">
      <w:pPr>
        <w:tabs>
          <w:tab w:val="center" w:pos="4800"/>
          <w:tab w:val="right" w:pos="9500"/>
        </w:tabs>
        <w:ind w:firstLine="720"/>
        <w:rPr>
          <w:rFonts w:ascii="Verdana" w:hAnsi="Verdana"/>
          <w:noProof/>
          <w:sz w:val="20"/>
          <w:szCs w:val="20"/>
        </w:rPr>
      </w:pPr>
      <w:r w:rsidRPr="008B6639">
        <w:rPr>
          <w:rFonts w:ascii="Verdana" w:hAnsi="Verdana"/>
          <w:noProof/>
          <w:sz w:val="20"/>
          <w:szCs w:val="20"/>
        </w:rPr>
        <w:t xml:space="preserve">    • At least one instructor encouraged, but did not require, students to use the </w:t>
      </w:r>
    </w:p>
    <w:p w14:paraId="1AAD76D8" w14:textId="0BC1307C" w:rsidR="000C17F0" w:rsidRPr="008B6639" w:rsidRDefault="008A1C59" w:rsidP="000C17F0">
      <w:pPr>
        <w:tabs>
          <w:tab w:val="center" w:pos="4800"/>
          <w:tab w:val="right" w:pos="9500"/>
        </w:tabs>
        <w:ind w:firstLine="720"/>
        <w:rPr>
          <w:rFonts w:ascii="Verdana" w:hAnsi="Verdana" w:cs="Times New Roman"/>
          <w:noProof/>
          <w:sz w:val="20"/>
          <w:szCs w:val="20"/>
        </w:rPr>
      </w:pPr>
      <w:r>
        <w:rPr>
          <w:rFonts w:ascii="Verdana" w:hAnsi="Verdana"/>
          <w:noProof/>
          <w:sz w:val="20"/>
          <w:szCs w:val="20"/>
        </w:rPr>
        <w:t xml:space="preserve">         </w:t>
      </w:r>
      <w:r w:rsidR="000C17F0" w:rsidRPr="008B6639">
        <w:rPr>
          <w:rFonts w:ascii="Verdana" w:hAnsi="Verdana"/>
          <w:noProof/>
          <w:sz w:val="20"/>
          <w:szCs w:val="20"/>
        </w:rPr>
        <w:t xml:space="preserve">writing center. </w:t>
      </w:r>
    </w:p>
    <w:p w14:paraId="0BB4FAAA" w14:textId="77777777" w:rsidR="000C17F0" w:rsidRPr="008B6639" w:rsidRDefault="000C17F0" w:rsidP="000C17F0">
      <w:pPr>
        <w:tabs>
          <w:tab w:val="center" w:pos="4800"/>
          <w:tab w:val="right" w:pos="9500"/>
        </w:tabs>
        <w:ind w:firstLine="720"/>
        <w:rPr>
          <w:rFonts w:ascii="Verdana" w:hAnsi="Verdana" w:cs="Times New Roman"/>
          <w:noProof/>
          <w:sz w:val="20"/>
          <w:szCs w:val="20"/>
        </w:rPr>
      </w:pPr>
      <w:r w:rsidRPr="008B6639">
        <w:rPr>
          <w:rFonts w:ascii="Verdana" w:hAnsi="Verdana"/>
          <w:noProof/>
          <w:sz w:val="20"/>
          <w:szCs w:val="20"/>
        </w:rPr>
        <w:t xml:space="preserve">    • At least one instructor required students to use the writing center. </w:t>
      </w:r>
    </w:p>
    <w:p w14:paraId="6F49B30D" w14:textId="77777777" w:rsidR="00276A92" w:rsidRDefault="00276A92" w:rsidP="00276A92">
      <w:pPr>
        <w:tabs>
          <w:tab w:val="center" w:pos="4800"/>
          <w:tab w:val="right" w:pos="9500"/>
        </w:tabs>
        <w:jc w:val="both"/>
        <w:rPr>
          <w:rFonts w:ascii="Verdana" w:hAnsi="Verdana"/>
          <w:noProof/>
          <w:sz w:val="20"/>
          <w:szCs w:val="20"/>
        </w:rPr>
      </w:pPr>
    </w:p>
    <w:p w14:paraId="3900F618" w14:textId="06E5FBEA" w:rsidR="000C17F0" w:rsidRPr="008B6639" w:rsidRDefault="000C17F0" w:rsidP="00276A92">
      <w:pPr>
        <w:tabs>
          <w:tab w:val="center" w:pos="4800"/>
          <w:tab w:val="right" w:pos="9500"/>
        </w:tabs>
        <w:jc w:val="both"/>
        <w:rPr>
          <w:rFonts w:ascii="Verdana" w:hAnsi="Verdana" w:cs="Times New Roman"/>
          <w:noProof/>
          <w:sz w:val="20"/>
          <w:szCs w:val="20"/>
        </w:rPr>
      </w:pPr>
      <w:del w:id="129" w:author="Brenda Murray" w:date="2019-08-16T13:22:00Z">
        <w:r w:rsidRPr="008B6639" w:rsidDel="00236132">
          <w:rPr>
            <w:rFonts w:ascii="Verdana" w:hAnsi="Verdana"/>
            <w:noProof/>
            <w:sz w:val="20"/>
            <w:szCs w:val="20"/>
          </w:rPr>
          <w:delText>We create a</w:delText>
        </w:r>
      </w:del>
      <w:ins w:id="130" w:author="Brenda Murray" w:date="2019-08-16T13:22:00Z">
        <w:r w:rsidR="00236132">
          <w:rPr>
            <w:rFonts w:ascii="Verdana" w:hAnsi="Verdana"/>
            <w:noProof/>
            <w:sz w:val="20"/>
            <w:szCs w:val="20"/>
          </w:rPr>
          <w:t>A</w:t>
        </w:r>
      </w:ins>
      <w:r w:rsidRPr="008B6639">
        <w:rPr>
          <w:rFonts w:ascii="Verdana" w:hAnsi="Verdana"/>
          <w:noProof/>
          <w:sz w:val="20"/>
          <w:szCs w:val="20"/>
        </w:rPr>
        <w:t xml:space="preserve"> binary variable from these responses</w:t>
      </w:r>
      <w:ins w:id="131" w:author="Brenda Murray" w:date="2019-08-16T13:22:00Z">
        <w:r w:rsidR="00236132">
          <w:rPr>
            <w:rFonts w:ascii="Verdana" w:hAnsi="Verdana"/>
            <w:noProof/>
            <w:sz w:val="20"/>
            <w:szCs w:val="20"/>
          </w:rPr>
          <w:t xml:space="preserve"> is</w:t>
        </w:r>
      </w:ins>
      <w:r w:rsidRPr="008B6639">
        <w:rPr>
          <w:rFonts w:ascii="Verdana" w:hAnsi="Verdana"/>
          <w:noProof/>
          <w:sz w:val="20"/>
          <w:szCs w:val="20"/>
        </w:rPr>
        <w:t xml:space="preserve"> </w:t>
      </w:r>
      <w:ins w:id="132" w:author="Brenda Murray" w:date="2019-08-16T13:22:00Z">
        <w:r w:rsidR="00236132">
          <w:rPr>
            <w:rFonts w:ascii="Verdana" w:hAnsi="Verdana"/>
            <w:noProof/>
            <w:sz w:val="20"/>
            <w:szCs w:val="20"/>
          </w:rPr>
          <w:t xml:space="preserve">set </w:t>
        </w:r>
      </w:ins>
      <w:r w:rsidRPr="008B6639">
        <w:rPr>
          <w:rFonts w:ascii="Verdana" w:hAnsi="Verdana"/>
          <w:noProof/>
          <w:sz w:val="20"/>
          <w:szCs w:val="20"/>
        </w:rPr>
        <w:t>equal to 1 if students selected either of the last two levels, meaning the student received encouragement or had a formal requirement in the academic year of the survey; the variable is set equal to 0 if the student responded with the first level, that instructors never encouraged or required students to use the writing center. Approximately 83% of students report being encouraged or required to use the writing center.</w:t>
      </w:r>
    </w:p>
    <w:p w14:paraId="708E9483" w14:textId="77777777" w:rsidR="00276A92" w:rsidRDefault="00276A92" w:rsidP="00276A92">
      <w:pPr>
        <w:tabs>
          <w:tab w:val="center" w:pos="4800"/>
          <w:tab w:val="right" w:pos="9500"/>
        </w:tabs>
        <w:jc w:val="both"/>
        <w:rPr>
          <w:rFonts w:ascii="Verdana" w:hAnsi="Verdana"/>
          <w:noProof/>
          <w:sz w:val="20"/>
          <w:szCs w:val="20"/>
        </w:rPr>
      </w:pPr>
    </w:p>
    <w:p w14:paraId="74EDC23E" w14:textId="6B72F5CF" w:rsidR="000C17F0" w:rsidRPr="008B6639" w:rsidRDefault="000C17F0" w:rsidP="00276A92">
      <w:pPr>
        <w:tabs>
          <w:tab w:val="center" w:pos="4800"/>
          <w:tab w:val="right" w:pos="9500"/>
        </w:tabs>
        <w:jc w:val="both"/>
        <w:rPr>
          <w:rFonts w:ascii="Verdana" w:hAnsi="Verdana" w:cs="Times New Roman"/>
          <w:noProof/>
          <w:sz w:val="20"/>
          <w:szCs w:val="20"/>
        </w:rPr>
      </w:pPr>
      <w:del w:id="133" w:author="Brenda Murray" w:date="2019-08-16T13:22:00Z">
        <w:r w:rsidRPr="008B6639" w:rsidDel="00236132">
          <w:rPr>
            <w:rFonts w:ascii="Verdana" w:hAnsi="Verdana"/>
            <w:noProof/>
            <w:sz w:val="20"/>
            <w:szCs w:val="20"/>
          </w:rPr>
          <w:delText xml:space="preserve">We </w:delText>
        </w:r>
      </w:del>
      <w:ins w:id="134" w:author="Brenda Murray" w:date="2019-08-16T13:22:00Z">
        <w:r w:rsidR="00236132">
          <w:rPr>
            <w:rFonts w:ascii="Verdana" w:hAnsi="Verdana"/>
            <w:noProof/>
            <w:sz w:val="20"/>
            <w:szCs w:val="20"/>
          </w:rPr>
          <w:t>The survey also captures</w:t>
        </w:r>
      </w:ins>
      <w:del w:id="135" w:author="Brenda Murray" w:date="2019-08-16T13:23:00Z">
        <w:r w:rsidRPr="008B6639" w:rsidDel="00236132">
          <w:rPr>
            <w:rFonts w:ascii="Verdana" w:hAnsi="Verdana"/>
            <w:noProof/>
            <w:sz w:val="20"/>
            <w:szCs w:val="20"/>
          </w:rPr>
          <w:delText>consider</w:delText>
        </w:r>
      </w:del>
      <w:r w:rsidRPr="008B6639">
        <w:rPr>
          <w:rFonts w:ascii="Verdana" w:hAnsi="Verdana"/>
          <w:noProof/>
          <w:sz w:val="20"/>
          <w:szCs w:val="20"/>
        </w:rPr>
        <w:t xml:space="preserve"> demographic explanatory variables of gender, race, parents’ highest level of education, and ACT score. Race is given in the regressions below as the binary variable identifying an individual as non-white. It is equal to one if a student selected any non-white race option for a question that allowed students to check all races that they identify with, and equal to 0 if only white was selected. Students were asked the highest level of education from all of their parent(s) or legal guardian(s). </w:t>
      </w:r>
      <w:del w:id="136" w:author="Brenda Murray" w:date="2019-08-16T13:23:00Z">
        <w:r w:rsidRPr="008B6639" w:rsidDel="00236132">
          <w:rPr>
            <w:rFonts w:ascii="Verdana" w:hAnsi="Verdana"/>
            <w:noProof/>
            <w:sz w:val="20"/>
            <w:szCs w:val="20"/>
          </w:rPr>
          <w:delText>We use a</w:delText>
        </w:r>
      </w:del>
      <w:ins w:id="137" w:author="Brenda Murray" w:date="2019-08-16T13:23:00Z">
        <w:r w:rsidR="00236132">
          <w:rPr>
            <w:rFonts w:ascii="Verdana" w:hAnsi="Verdana"/>
            <w:noProof/>
            <w:sz w:val="20"/>
            <w:szCs w:val="20"/>
          </w:rPr>
          <w:t>A</w:t>
        </w:r>
      </w:ins>
      <w:r w:rsidRPr="008B6639">
        <w:rPr>
          <w:rFonts w:ascii="Verdana" w:hAnsi="Verdana"/>
          <w:noProof/>
          <w:sz w:val="20"/>
          <w:szCs w:val="20"/>
        </w:rPr>
        <w:t xml:space="preserve"> binary variable in the regressions below </w:t>
      </w:r>
      <w:ins w:id="138" w:author="Brenda Murray" w:date="2019-08-16T13:23:00Z">
        <w:r w:rsidR="00236132">
          <w:rPr>
            <w:rFonts w:ascii="Verdana" w:hAnsi="Verdana"/>
            <w:noProof/>
            <w:sz w:val="20"/>
            <w:szCs w:val="20"/>
          </w:rPr>
          <w:t xml:space="preserve">is </w:t>
        </w:r>
      </w:ins>
      <w:r w:rsidRPr="008B6639">
        <w:rPr>
          <w:rFonts w:ascii="Verdana" w:hAnsi="Verdana"/>
          <w:noProof/>
          <w:sz w:val="20"/>
          <w:szCs w:val="20"/>
        </w:rPr>
        <w:t>set equal to 1 if the parents’ highest level of education included no college. The ACT score is the measure of performance on the ACT college entrance exam.</w:t>
      </w:r>
      <w:r w:rsidRPr="008B6639">
        <w:rPr>
          <w:rFonts w:ascii="Verdana" w:hAnsi="Verdana"/>
          <w:noProof/>
          <w:sz w:val="20"/>
          <w:szCs w:val="20"/>
          <w:vertAlign w:val="superscript"/>
        </w:rPr>
        <w:footnoteReference w:id="2"/>
      </w:r>
      <w:r w:rsidRPr="008B6639">
        <w:rPr>
          <w:rFonts w:ascii="Verdana" w:hAnsi="Verdana"/>
          <w:noProof/>
          <w:sz w:val="20"/>
          <w:szCs w:val="20"/>
        </w:rPr>
        <w:t xml:space="preserve"> The possible range for ACT scores is 1-36. The mean in the sample is 25. UWL reports on its website that the interquartile range of ACT scores for admitted freshman is 23-27.</w:t>
      </w:r>
    </w:p>
    <w:p w14:paraId="74137CB4" w14:textId="77777777" w:rsidR="00276A92" w:rsidRDefault="00276A92" w:rsidP="00276A92">
      <w:pPr>
        <w:tabs>
          <w:tab w:val="center" w:pos="4800"/>
          <w:tab w:val="right" w:pos="9500"/>
        </w:tabs>
        <w:jc w:val="both"/>
        <w:rPr>
          <w:rFonts w:ascii="Verdana" w:hAnsi="Verdana"/>
          <w:noProof/>
          <w:sz w:val="20"/>
          <w:szCs w:val="20"/>
        </w:rPr>
      </w:pPr>
    </w:p>
    <w:p w14:paraId="6041C852" w14:textId="2FB124F1" w:rsidR="000C17F0" w:rsidRPr="008B6639" w:rsidRDefault="000C17F0" w:rsidP="00276A92">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Finally, </w:t>
      </w:r>
      <w:del w:id="139" w:author="Brenda Murray" w:date="2019-08-16T13:23:00Z">
        <w:r w:rsidRPr="008B6639" w:rsidDel="00236132">
          <w:rPr>
            <w:rFonts w:ascii="Verdana" w:hAnsi="Verdana"/>
            <w:noProof/>
            <w:sz w:val="20"/>
            <w:szCs w:val="20"/>
          </w:rPr>
          <w:delText xml:space="preserve">we consider </w:delText>
        </w:r>
      </w:del>
      <w:r w:rsidRPr="008B6639">
        <w:rPr>
          <w:rFonts w:ascii="Verdana" w:hAnsi="Verdana"/>
          <w:noProof/>
          <w:sz w:val="20"/>
          <w:szCs w:val="20"/>
        </w:rPr>
        <w:t>academic factors</w:t>
      </w:r>
      <w:ins w:id="140" w:author="Brenda Murray" w:date="2019-08-16T13:23:00Z">
        <w:r w:rsidR="00236132">
          <w:rPr>
            <w:rFonts w:ascii="Verdana" w:hAnsi="Verdana"/>
            <w:noProof/>
            <w:sz w:val="20"/>
            <w:szCs w:val="20"/>
          </w:rPr>
          <w:t xml:space="preserve"> are considered,</w:t>
        </w:r>
      </w:ins>
      <w:r w:rsidRPr="008B6639">
        <w:rPr>
          <w:rFonts w:ascii="Verdana" w:hAnsi="Verdana"/>
          <w:noProof/>
          <w:sz w:val="20"/>
          <w:szCs w:val="20"/>
        </w:rPr>
        <w:t xml:space="preserve"> including the number of credits accumulated and chosen field of study. We classify field of study into into four categories: business, education, liberal studies (arts and social sciences), and science / health.</w:t>
      </w:r>
    </w:p>
    <w:p w14:paraId="56AEDF1C"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0DB20F8A" w14:textId="77777777" w:rsidR="000C17F0" w:rsidRPr="00FE27D3" w:rsidRDefault="000C17F0" w:rsidP="00FE27D3">
      <w:pPr>
        <w:pStyle w:val="Heading2"/>
        <w:tabs>
          <w:tab w:val="center" w:pos="4800"/>
          <w:tab w:val="right" w:pos="9500"/>
        </w:tabs>
        <w:ind w:firstLine="0"/>
        <w:rPr>
          <w:rFonts w:ascii="Verdana" w:eastAsiaTheme="minorEastAsia" w:hAnsi="Verdana"/>
          <w:sz w:val="24"/>
          <w:szCs w:val="24"/>
        </w:rPr>
      </w:pPr>
      <w:r w:rsidRPr="00FE27D3">
        <w:rPr>
          <w:rFonts w:ascii="Verdana" w:eastAsiaTheme="minorEastAsia" w:hAnsi="Verdana"/>
          <w:sz w:val="24"/>
          <w:szCs w:val="24"/>
        </w:rPr>
        <w:t xml:space="preserve">3  </w:t>
      </w:r>
      <w:bookmarkStart w:id="141" w:name="GrindEQpgref5b204b237"/>
      <w:bookmarkEnd w:id="141"/>
      <w:r w:rsidRPr="00FE27D3">
        <w:rPr>
          <w:rFonts w:ascii="Verdana" w:eastAsiaTheme="minorEastAsia" w:hAnsi="Verdana"/>
          <w:sz w:val="24"/>
          <w:szCs w:val="24"/>
        </w:rPr>
        <w:t>Results</w:t>
      </w:r>
    </w:p>
    <w:p w14:paraId="030AD6DC" w14:textId="4D368290" w:rsidR="000C17F0" w:rsidDel="00AE190A" w:rsidRDefault="000C17F0" w:rsidP="00133A1C">
      <w:pPr>
        <w:tabs>
          <w:tab w:val="center" w:pos="4800"/>
          <w:tab w:val="right" w:pos="9500"/>
        </w:tabs>
        <w:jc w:val="both"/>
        <w:rPr>
          <w:del w:id="142" w:author="Brenda Murray" w:date="2019-08-16T13:30:00Z"/>
          <w:rFonts w:ascii="Verdana" w:hAnsi="Verdana" w:cs="Times New Roman"/>
          <w:noProof/>
          <w:sz w:val="20"/>
          <w:szCs w:val="20"/>
        </w:rPr>
      </w:pPr>
    </w:p>
    <w:p w14:paraId="3F3BA4EE" w14:textId="77777777" w:rsidR="00AE190A" w:rsidRPr="008B6639" w:rsidRDefault="00AE190A" w:rsidP="000C17F0">
      <w:pPr>
        <w:tabs>
          <w:tab w:val="center" w:pos="4800"/>
          <w:tab w:val="right" w:pos="9500"/>
        </w:tabs>
        <w:ind w:firstLine="720"/>
        <w:jc w:val="both"/>
        <w:rPr>
          <w:ins w:id="143" w:author="Brenda Murray" w:date="2019-08-16T13:30:00Z"/>
          <w:rFonts w:ascii="Verdana" w:hAnsi="Verdana" w:cs="Times New Roman"/>
          <w:noProof/>
          <w:sz w:val="20"/>
          <w:szCs w:val="20"/>
        </w:rPr>
      </w:pPr>
    </w:p>
    <w:p w14:paraId="51E17277" w14:textId="66DBF021" w:rsidR="000C17F0" w:rsidRPr="008B6639" w:rsidRDefault="000C17F0" w:rsidP="00133A1C">
      <w:pPr>
        <w:tabs>
          <w:tab w:val="center" w:pos="4800"/>
          <w:tab w:val="right" w:pos="9500"/>
        </w:tabs>
        <w:jc w:val="both"/>
        <w:rPr>
          <w:rFonts w:ascii="Verdana" w:hAnsi="Verdana" w:cs="Times New Roman"/>
          <w:noProof/>
          <w:sz w:val="20"/>
          <w:szCs w:val="20"/>
        </w:rPr>
      </w:pPr>
      <w:del w:id="144" w:author="Brenda Murray" w:date="2019-08-16T13:30:00Z">
        <w:r w:rsidRPr="008B6639" w:rsidDel="00AE190A">
          <w:rPr>
            <w:rFonts w:ascii="Verdana" w:hAnsi="Verdana"/>
            <w:noProof/>
            <w:sz w:val="20"/>
            <w:szCs w:val="20"/>
          </w:rPr>
          <w:delText>We estimate t</w:delText>
        </w:r>
      </w:del>
      <w:ins w:id="145" w:author="Brenda Murray" w:date="2019-08-16T13:30:00Z">
        <w:r w:rsidR="00AE190A">
          <w:rPr>
            <w:rFonts w:ascii="Verdana" w:hAnsi="Verdana"/>
            <w:noProof/>
            <w:sz w:val="20"/>
            <w:szCs w:val="20"/>
          </w:rPr>
          <w:t>T</w:t>
        </w:r>
      </w:ins>
      <w:r w:rsidRPr="008B6639">
        <w:rPr>
          <w:rFonts w:ascii="Verdana" w:hAnsi="Verdana"/>
          <w:noProof/>
          <w:sz w:val="20"/>
          <w:szCs w:val="20"/>
        </w:rPr>
        <w:t>wo ordered logistic regression models</w:t>
      </w:r>
      <w:ins w:id="146" w:author="Brenda Murray" w:date="2019-08-16T13:30:00Z">
        <w:r w:rsidR="00AE190A">
          <w:rPr>
            <w:rFonts w:ascii="Verdana" w:hAnsi="Verdana"/>
            <w:noProof/>
            <w:sz w:val="20"/>
            <w:szCs w:val="20"/>
          </w:rPr>
          <w:t xml:space="preserve"> are measured</w:t>
        </w:r>
      </w:ins>
      <w:r w:rsidRPr="008B6639">
        <w:rPr>
          <w:rFonts w:ascii="Verdana" w:hAnsi="Verdana"/>
          <w:noProof/>
          <w:sz w:val="20"/>
          <w:szCs w:val="20"/>
        </w:rPr>
        <w:t xml:space="preserve">, one for each ordinal dependent variable, (1) students perception of purpose and (2) students perception of audience. The results are given in Table </w:t>
      </w:r>
      <w:r w:rsidR="00C20D20">
        <w:rPr>
          <w:rFonts w:ascii="Verdana" w:hAnsi="Verdana"/>
          <w:noProof/>
          <w:sz w:val="20"/>
          <w:szCs w:val="20"/>
        </w:rPr>
        <w:t>1</w:t>
      </w:r>
      <w:r w:rsidRPr="008B6639">
        <w:rPr>
          <w:rFonts w:ascii="Verdana" w:hAnsi="Verdana"/>
          <w:noProof/>
          <w:sz w:val="20"/>
          <w:szCs w:val="20"/>
        </w:rPr>
        <w:t>. The explanatory variables are grouped into three categories. The first three variables grouped together are related to mindset and instructor influences; the next four variables grouped together are demographic characteristics of the students; and the final four variables grouped together are academic characteristics. The table reports the coefficients and the p-values. The magnitude of the coefficient is not particularly meaningful,</w:t>
      </w:r>
      <w:r w:rsidRPr="008B6639">
        <w:rPr>
          <w:rFonts w:ascii="Verdana" w:hAnsi="Verdana"/>
          <w:noProof/>
          <w:sz w:val="20"/>
          <w:szCs w:val="20"/>
          <w:vertAlign w:val="superscript"/>
        </w:rPr>
        <w:footnoteReference w:id="3"/>
      </w:r>
      <w:r w:rsidRPr="008B6639">
        <w:rPr>
          <w:rFonts w:ascii="Verdana" w:hAnsi="Verdana"/>
          <w:noProof/>
          <w:sz w:val="20"/>
          <w:szCs w:val="20"/>
        </w:rPr>
        <w:t xml:space="preserve"> </w:t>
      </w:r>
      <w:r w:rsidRPr="008B6639">
        <w:rPr>
          <w:rFonts w:ascii="Verdana" w:hAnsi="Verdana"/>
          <w:noProof/>
          <w:sz w:val="20"/>
          <w:szCs w:val="20"/>
        </w:rPr>
        <w:lastRenderedPageBreak/>
        <w:t>but the sign is meaningful. A positive coefficient is an indication that an increase in the explanatory variable, or the presence of the binary variable, leads to an increase in the probability a student perceives a higher-order category for purpose or audience. A negative coefficient is an indication that a the variable makes it less likely the student perceives a higher-order category for purpose or audience.</w:t>
      </w:r>
    </w:p>
    <w:p w14:paraId="50F11014" w14:textId="25611CE0" w:rsidR="000C17F0" w:rsidRDefault="000C17F0" w:rsidP="00276A92">
      <w:pPr>
        <w:tabs>
          <w:tab w:val="center" w:pos="4800"/>
          <w:tab w:val="right" w:pos="9500"/>
        </w:tabs>
        <w:jc w:val="both"/>
        <w:rPr>
          <w:rFonts w:ascii="Verdana" w:hAnsi="Verdana" w:cs="Times New Roman"/>
          <w:noProof/>
          <w:sz w:val="20"/>
          <w:szCs w:val="20"/>
        </w:rPr>
      </w:pPr>
    </w:p>
    <w:p w14:paraId="4C409BDA" w14:textId="5904B041" w:rsidR="00276A92" w:rsidRPr="008B6639" w:rsidRDefault="00276A92" w:rsidP="00276A92">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All of the coefficients in the first grouping are positive and statistically significant. The first variable is</w:t>
      </w:r>
      <w:r w:rsidR="00F6467A">
        <w:rPr>
          <w:rFonts w:ascii="Verdana" w:hAnsi="Verdana"/>
          <w:noProof/>
          <w:sz w:val="20"/>
          <w:szCs w:val="20"/>
        </w:rPr>
        <w:t xml:space="preserve"> the</w:t>
      </w:r>
      <w:r w:rsidRPr="008B6639">
        <w:rPr>
          <w:rFonts w:ascii="Verdana" w:hAnsi="Verdana"/>
          <w:noProof/>
          <w:sz w:val="20"/>
          <w:szCs w:val="20"/>
        </w:rPr>
        <w:t xml:space="preserve"> binary variable equal to one when students report that instructors give feedback on writing assignment before submitting a final draft always or most of the time. When students get frequent feedback on writing in their college careers, they are more likely to have higher-order perceptions for purpose and audience for their writing assignments. The second variable is a binary variable equal to one when students report that at least one of their instructor encouraged or required them to use the campus writing center in the academic year when the survey was taken. Again, when students have had this encouragement to seek feedback and/or tutoring on their writing, they were more likely to have a deeper perception of purpose and audience. These findings together suggest a straightforward way for instructors to help students get a deeper understanding for purpose and audience in their writing: provide opportunities for feedback during the writing process.</w:t>
      </w:r>
    </w:p>
    <w:p w14:paraId="199D8D40" w14:textId="6CD1C197" w:rsidR="00276A92" w:rsidRDefault="00276A92" w:rsidP="00276A92">
      <w:pPr>
        <w:tabs>
          <w:tab w:val="center" w:pos="4800"/>
          <w:tab w:val="right" w:pos="9500"/>
        </w:tabs>
        <w:jc w:val="both"/>
        <w:rPr>
          <w:rFonts w:ascii="Verdana" w:hAnsi="Verdana" w:cs="Times New Roman"/>
          <w:noProof/>
          <w:sz w:val="20"/>
          <w:szCs w:val="20"/>
        </w:rPr>
      </w:pPr>
    </w:p>
    <w:p w14:paraId="0BBDDB14" w14:textId="4CFAAA3B" w:rsidR="002622C0" w:rsidRPr="008B6639" w:rsidRDefault="002622C0" w:rsidP="002622C0">
      <w:pPr>
        <w:tabs>
          <w:tab w:val="center" w:pos="4800"/>
          <w:tab w:val="right" w:pos="9500"/>
        </w:tabs>
        <w:jc w:val="both"/>
        <w:rPr>
          <w:rFonts w:ascii="Verdana" w:hAnsi="Verdana" w:cs="Times New Roman"/>
          <w:noProof/>
          <w:sz w:val="20"/>
          <w:szCs w:val="20"/>
        </w:rPr>
      </w:pPr>
      <w:r>
        <w:rPr>
          <w:rFonts w:ascii="Verdana" w:hAnsi="Verdana"/>
          <w:noProof/>
          <w:sz w:val="20"/>
          <w:szCs w:val="20"/>
        </w:rPr>
        <w:t>The statistically signficant positive coefficient on mindset indicates that w</w:t>
      </w:r>
      <w:r w:rsidRPr="008B6639">
        <w:rPr>
          <w:rFonts w:ascii="Verdana" w:hAnsi="Verdana"/>
          <w:noProof/>
          <w:sz w:val="20"/>
          <w:szCs w:val="20"/>
        </w:rPr>
        <w:t>hen students have a more growth-oriented mindset, they are more likely to have a higher-order perception of purpose and audience. A person with a growth mindset has an attitude that expending effort can lead to learning new skills, improving how smart one is, and even becoming a better writer. A person with this kind of attitude is more likely to perceive the audience as someone besides the instructor, and more likely to perceive the purpose of the writing as improving one’s self or transforming an audience.</w:t>
      </w:r>
    </w:p>
    <w:p w14:paraId="0D8A50CE" w14:textId="77777777" w:rsidR="002622C0" w:rsidRDefault="002622C0" w:rsidP="002622C0">
      <w:pPr>
        <w:tabs>
          <w:tab w:val="center" w:pos="4800"/>
          <w:tab w:val="right" w:pos="9500"/>
        </w:tabs>
        <w:jc w:val="both"/>
        <w:rPr>
          <w:rFonts w:ascii="Verdana" w:hAnsi="Verdana"/>
          <w:noProof/>
          <w:sz w:val="20"/>
          <w:szCs w:val="20"/>
        </w:rPr>
      </w:pPr>
    </w:p>
    <w:p w14:paraId="0E4AADB4" w14:textId="77777777" w:rsidR="002622C0" w:rsidRPr="008B6639" w:rsidRDefault="002622C0" w:rsidP="002622C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Some students may come into a class with a more fixed-oriented mindset and others with a more growth-oriented mindset, but just as one’s intelligence is not fixed, neither is mindset. Instructors can apply interventions in class to teach students that intelligence is not fixed. Blackwell et</w:t>
      </w:r>
      <w:r>
        <w:rPr>
          <w:rFonts w:ascii="Verdana" w:hAnsi="Verdana"/>
          <w:noProof/>
          <w:sz w:val="20"/>
          <w:szCs w:val="20"/>
        </w:rPr>
        <w:t xml:space="preserve"> </w:t>
      </w:r>
      <w:r w:rsidRPr="008B6639">
        <w:rPr>
          <w:rFonts w:ascii="Verdana" w:hAnsi="Verdana"/>
          <w:noProof/>
          <w:sz w:val="20"/>
          <w:szCs w:val="20"/>
        </w:rPr>
        <w:t xml:space="preserve">al. </w:t>
      </w:r>
      <w:r>
        <w:rPr>
          <w:rFonts w:ascii="Verdana" w:hAnsi="Verdana"/>
          <w:noProof/>
          <w:sz w:val="20"/>
          <w:szCs w:val="20"/>
        </w:rPr>
        <w:t>(</w:t>
      </w:r>
      <w:r w:rsidRPr="008B6639">
        <w:rPr>
          <w:rFonts w:ascii="Verdana" w:hAnsi="Verdana"/>
          <w:noProof/>
          <w:sz w:val="20"/>
          <w:szCs w:val="20"/>
        </w:rPr>
        <w:t>2007</w:t>
      </w:r>
      <w:r>
        <w:rPr>
          <w:rFonts w:ascii="Verdana" w:hAnsi="Verdana"/>
          <w:noProof/>
          <w:sz w:val="20"/>
          <w:szCs w:val="20"/>
        </w:rPr>
        <w:t>)</w:t>
      </w:r>
      <w:r w:rsidRPr="008B6639">
        <w:rPr>
          <w:rFonts w:ascii="Verdana" w:hAnsi="Verdana"/>
          <w:noProof/>
          <w:sz w:val="20"/>
          <w:szCs w:val="20"/>
        </w:rPr>
        <w:t xml:space="preserve"> demonstrates that such an intervention led to greater motivation and higher grades for seventh graders in mathematics classes. Aronson et</w:t>
      </w:r>
      <w:r>
        <w:rPr>
          <w:rFonts w:ascii="Verdana" w:hAnsi="Verdana"/>
          <w:noProof/>
          <w:sz w:val="20"/>
          <w:szCs w:val="20"/>
        </w:rPr>
        <w:t xml:space="preserve"> </w:t>
      </w:r>
      <w:r w:rsidRPr="008B6639">
        <w:rPr>
          <w:rFonts w:ascii="Verdana" w:hAnsi="Verdana"/>
          <w:noProof/>
          <w:sz w:val="20"/>
          <w:szCs w:val="20"/>
        </w:rPr>
        <w:t xml:space="preserve">al. </w:t>
      </w:r>
      <w:r>
        <w:rPr>
          <w:rFonts w:ascii="Verdana" w:hAnsi="Verdana"/>
          <w:noProof/>
          <w:sz w:val="20"/>
          <w:szCs w:val="20"/>
        </w:rPr>
        <w:t>(</w:t>
      </w:r>
      <w:r w:rsidRPr="008B6639">
        <w:rPr>
          <w:rFonts w:ascii="Verdana" w:hAnsi="Verdana"/>
          <w:noProof/>
          <w:sz w:val="20"/>
          <w:szCs w:val="20"/>
        </w:rPr>
        <w:t>2002</w:t>
      </w:r>
      <w:r>
        <w:rPr>
          <w:rFonts w:ascii="Verdana" w:hAnsi="Verdana"/>
          <w:noProof/>
          <w:sz w:val="20"/>
          <w:szCs w:val="20"/>
        </w:rPr>
        <w:t>)</w:t>
      </w:r>
      <w:r w:rsidRPr="008B6639">
        <w:rPr>
          <w:rFonts w:ascii="Verdana" w:hAnsi="Verdana"/>
          <w:noProof/>
          <w:sz w:val="20"/>
          <w:szCs w:val="20"/>
        </w:rPr>
        <w:t xml:space="preserve"> find that an intervention intended to have college students internalize the concept of a growth mindset led to a higher semester GPA by one-quarter of a grade level as compared to a control group.</w:t>
      </w:r>
    </w:p>
    <w:p w14:paraId="61F69513" w14:textId="77777777" w:rsidR="002622C0" w:rsidRDefault="002622C0" w:rsidP="002622C0">
      <w:pPr>
        <w:tabs>
          <w:tab w:val="center" w:pos="4800"/>
          <w:tab w:val="right" w:pos="9500"/>
        </w:tabs>
        <w:jc w:val="both"/>
        <w:rPr>
          <w:rFonts w:ascii="Verdana" w:hAnsi="Verdana"/>
          <w:noProof/>
          <w:sz w:val="20"/>
          <w:szCs w:val="20"/>
        </w:rPr>
      </w:pPr>
    </w:p>
    <w:p w14:paraId="4BC1ED11" w14:textId="28B24E33" w:rsidR="002622C0" w:rsidRPr="008B6639" w:rsidRDefault="002622C0" w:rsidP="002622C0">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Most of the next set of coefficients are not statistically significant. These are demographic variables including gender, race, parents’ level of education, and ACT score. Some of these variables may identify populations that are </w:t>
      </w:r>
      <w:r w:rsidR="00FC3178">
        <w:rPr>
          <w:rFonts w:ascii="Verdana" w:hAnsi="Verdana"/>
          <w:noProof/>
          <w:sz w:val="20"/>
          <w:szCs w:val="20"/>
        </w:rPr>
        <w:t xml:space="preserve">at </w:t>
      </w:r>
      <w:r w:rsidRPr="008B6639">
        <w:rPr>
          <w:rFonts w:ascii="Verdana" w:hAnsi="Verdana"/>
          <w:noProof/>
          <w:sz w:val="20"/>
          <w:szCs w:val="20"/>
        </w:rPr>
        <w:t xml:space="preserve">risk for low academic performance or low retention rates, and others have shown </w:t>
      </w:r>
      <w:r w:rsidR="008C56CC">
        <w:rPr>
          <w:rFonts w:ascii="Verdana" w:hAnsi="Verdana"/>
          <w:noProof/>
          <w:sz w:val="20"/>
          <w:szCs w:val="20"/>
        </w:rPr>
        <w:t>these variables</w:t>
      </w:r>
      <w:r w:rsidRPr="008B6639">
        <w:rPr>
          <w:rFonts w:ascii="Verdana" w:hAnsi="Verdana"/>
          <w:noProof/>
          <w:sz w:val="20"/>
          <w:szCs w:val="20"/>
        </w:rPr>
        <w:t xml:space="preserve"> influence academic performance (see, for example, DeBerard et</w:t>
      </w:r>
      <w:r>
        <w:rPr>
          <w:rFonts w:ascii="Verdana" w:hAnsi="Verdana"/>
          <w:noProof/>
          <w:sz w:val="20"/>
          <w:szCs w:val="20"/>
        </w:rPr>
        <w:t xml:space="preserve"> </w:t>
      </w:r>
      <w:r w:rsidRPr="008B6639">
        <w:rPr>
          <w:rFonts w:ascii="Verdana" w:hAnsi="Verdana"/>
          <w:noProof/>
          <w:sz w:val="20"/>
          <w:szCs w:val="20"/>
        </w:rPr>
        <w:t xml:space="preserve">al. </w:t>
      </w:r>
      <w:r>
        <w:rPr>
          <w:rFonts w:ascii="Verdana" w:hAnsi="Verdana"/>
          <w:noProof/>
          <w:sz w:val="20"/>
          <w:szCs w:val="20"/>
        </w:rPr>
        <w:t>(</w:t>
      </w:r>
      <w:r w:rsidRPr="008B6639">
        <w:rPr>
          <w:rFonts w:ascii="Verdana" w:hAnsi="Verdana"/>
          <w:noProof/>
          <w:sz w:val="20"/>
          <w:szCs w:val="20"/>
        </w:rPr>
        <w:t>2004</w:t>
      </w:r>
      <w:r>
        <w:rPr>
          <w:rFonts w:ascii="Verdana" w:hAnsi="Verdana"/>
          <w:noProof/>
          <w:sz w:val="20"/>
          <w:szCs w:val="20"/>
        </w:rPr>
        <w:t>)</w:t>
      </w:r>
      <w:r w:rsidRPr="008B6639">
        <w:rPr>
          <w:rFonts w:ascii="Verdana" w:hAnsi="Verdana"/>
          <w:noProof/>
          <w:sz w:val="20"/>
          <w:szCs w:val="20"/>
        </w:rPr>
        <w:t xml:space="preserve"> for evidence of of the impact of gender, Lee et</w:t>
      </w:r>
      <w:r>
        <w:rPr>
          <w:rFonts w:ascii="Verdana" w:hAnsi="Verdana"/>
          <w:noProof/>
          <w:sz w:val="20"/>
          <w:szCs w:val="20"/>
        </w:rPr>
        <w:t xml:space="preserve"> </w:t>
      </w:r>
      <w:r w:rsidRPr="008B6639">
        <w:rPr>
          <w:rFonts w:ascii="Verdana" w:hAnsi="Verdana"/>
          <w:noProof/>
          <w:sz w:val="20"/>
          <w:szCs w:val="20"/>
        </w:rPr>
        <w:t xml:space="preserve">al. </w:t>
      </w:r>
      <w:r>
        <w:rPr>
          <w:rFonts w:ascii="Verdana" w:hAnsi="Verdana"/>
          <w:noProof/>
          <w:sz w:val="20"/>
          <w:szCs w:val="20"/>
        </w:rPr>
        <w:t>(</w:t>
      </w:r>
      <w:r w:rsidRPr="008B6639">
        <w:rPr>
          <w:rFonts w:ascii="Verdana" w:hAnsi="Verdana"/>
          <w:noProof/>
          <w:sz w:val="20"/>
          <w:szCs w:val="20"/>
        </w:rPr>
        <w:t>2004</w:t>
      </w:r>
      <w:r>
        <w:rPr>
          <w:rFonts w:ascii="Verdana" w:hAnsi="Verdana"/>
          <w:noProof/>
          <w:sz w:val="20"/>
          <w:szCs w:val="20"/>
        </w:rPr>
        <w:t>)</w:t>
      </w:r>
      <w:r w:rsidRPr="008B6639">
        <w:rPr>
          <w:rFonts w:ascii="Verdana" w:hAnsi="Verdana"/>
          <w:noProof/>
          <w:sz w:val="20"/>
          <w:szCs w:val="20"/>
        </w:rPr>
        <w:t xml:space="preserve"> for a review of evidence and explanations for the impact of parents’ education, and Shapiro et</w:t>
      </w:r>
      <w:r>
        <w:rPr>
          <w:rFonts w:ascii="Verdana" w:hAnsi="Verdana"/>
          <w:noProof/>
          <w:sz w:val="20"/>
          <w:szCs w:val="20"/>
        </w:rPr>
        <w:t xml:space="preserve"> </w:t>
      </w:r>
      <w:r w:rsidRPr="008B6639">
        <w:rPr>
          <w:rFonts w:ascii="Verdana" w:hAnsi="Verdana"/>
          <w:noProof/>
          <w:sz w:val="20"/>
          <w:szCs w:val="20"/>
        </w:rPr>
        <w:t>al.</w:t>
      </w:r>
      <w:r>
        <w:rPr>
          <w:rFonts w:ascii="Verdana" w:hAnsi="Verdana"/>
          <w:noProof/>
          <w:sz w:val="20"/>
          <w:szCs w:val="20"/>
        </w:rPr>
        <w:t xml:space="preserve"> (</w:t>
      </w:r>
      <w:r w:rsidRPr="008B6639">
        <w:rPr>
          <w:rFonts w:ascii="Verdana" w:hAnsi="Verdana"/>
          <w:noProof/>
          <w:sz w:val="20"/>
          <w:szCs w:val="20"/>
        </w:rPr>
        <w:t>2017</w:t>
      </w:r>
      <w:r>
        <w:rPr>
          <w:rFonts w:ascii="Verdana" w:hAnsi="Verdana"/>
          <w:noProof/>
          <w:sz w:val="20"/>
          <w:szCs w:val="20"/>
        </w:rPr>
        <w:t>)</w:t>
      </w:r>
      <w:r w:rsidRPr="008B6639">
        <w:rPr>
          <w:rFonts w:ascii="Verdana" w:hAnsi="Verdana"/>
          <w:noProof/>
          <w:sz w:val="20"/>
          <w:szCs w:val="20"/>
        </w:rPr>
        <w:t xml:space="preserve"> for the evidence of differences in academic achievement in college students by race and ethnicity). The only coefficient statistically significant in this group is the one on non-white race for the purpose dependent variable, and it is positive. There is statistical evidence that non-white students are more likely perceive deeper levels of purpose in their writing assignments than white students.</w:t>
      </w:r>
    </w:p>
    <w:p w14:paraId="45FCBBCF" w14:textId="77777777" w:rsidR="002622C0" w:rsidRPr="008B6639" w:rsidRDefault="002622C0" w:rsidP="00276A92">
      <w:pPr>
        <w:tabs>
          <w:tab w:val="center" w:pos="4800"/>
          <w:tab w:val="right" w:pos="9500"/>
        </w:tabs>
        <w:jc w:val="both"/>
        <w:rPr>
          <w:rFonts w:ascii="Verdana" w:hAnsi="Verdana" w:cs="Times New Roman"/>
          <w:noProof/>
          <w:sz w:val="20"/>
          <w:szCs w:val="20"/>
        </w:rPr>
      </w:pPr>
    </w:p>
    <w:p w14:paraId="4B02BFBC" w14:textId="77777777" w:rsidR="000C17F0" w:rsidRPr="008B6639" w:rsidRDefault="000C17F0" w:rsidP="000C17F0">
      <w:pPr>
        <w:tabs>
          <w:tab w:val="center" w:pos="4800"/>
          <w:tab w:val="right" w:pos="9500"/>
        </w:tabs>
        <w:jc w:val="center"/>
        <w:rPr>
          <w:rFonts w:ascii="Verdana" w:hAnsi="Verdana" w:cs="Times New Roman"/>
          <w:noProof/>
          <w:sz w:val="20"/>
          <w:szCs w:val="20"/>
        </w:rPr>
      </w:pPr>
      <w:r w:rsidRPr="008B6639">
        <w:rPr>
          <w:rFonts w:ascii="Verdana" w:hAnsi="Verdana"/>
          <w:noProof/>
          <w:sz w:val="20"/>
          <w:szCs w:val="20"/>
        </w:rPr>
        <w:t xml:space="preserve"> </w:t>
      </w:r>
    </w:p>
    <w:p w14:paraId="6489FC70" w14:textId="77777777" w:rsidR="00C20D20" w:rsidRDefault="00C20D20">
      <w:pPr>
        <w:widowControl/>
        <w:autoSpaceDE/>
        <w:autoSpaceDN/>
        <w:adjustRightInd/>
        <w:spacing w:after="160" w:line="259" w:lineRule="auto"/>
        <w:rPr>
          <w:rFonts w:ascii="Verdana" w:hAnsi="Verdana"/>
          <w:b/>
          <w:noProof/>
          <w:sz w:val="22"/>
          <w:szCs w:val="22"/>
        </w:rPr>
      </w:pPr>
      <w:r>
        <w:rPr>
          <w:rFonts w:ascii="Verdana" w:hAnsi="Verdana"/>
          <w:b/>
          <w:noProof/>
          <w:sz w:val="22"/>
          <w:szCs w:val="22"/>
        </w:rPr>
        <w:br w:type="page"/>
      </w:r>
    </w:p>
    <w:p w14:paraId="43825B6D" w14:textId="2DBDC70D" w:rsidR="000C17F0" w:rsidRPr="008F071C" w:rsidRDefault="000C17F0" w:rsidP="000C17F0">
      <w:pPr>
        <w:tabs>
          <w:tab w:val="center" w:pos="4800"/>
          <w:tab w:val="right" w:pos="9500"/>
        </w:tabs>
        <w:jc w:val="center"/>
        <w:rPr>
          <w:rFonts w:ascii="Verdana" w:hAnsi="Verdana" w:cs="Times New Roman"/>
          <w:b/>
          <w:noProof/>
          <w:sz w:val="22"/>
          <w:szCs w:val="22"/>
        </w:rPr>
      </w:pPr>
      <w:r w:rsidRPr="008F071C">
        <w:rPr>
          <w:rFonts w:ascii="Verdana" w:hAnsi="Verdana"/>
          <w:b/>
          <w:noProof/>
          <w:sz w:val="22"/>
          <w:szCs w:val="22"/>
        </w:rPr>
        <w:lastRenderedPageBreak/>
        <w:t xml:space="preserve">Table  </w:t>
      </w:r>
      <w:r w:rsidR="00C20D20">
        <w:rPr>
          <w:rFonts w:ascii="Verdana" w:hAnsi="Verdana"/>
          <w:b/>
          <w:noProof/>
          <w:sz w:val="22"/>
          <w:szCs w:val="22"/>
        </w:rPr>
        <w:t>1</w:t>
      </w:r>
      <w:r w:rsidRPr="008F071C">
        <w:rPr>
          <w:rFonts w:ascii="Verdana" w:hAnsi="Verdana"/>
          <w:b/>
          <w:noProof/>
          <w:sz w:val="22"/>
          <w:szCs w:val="22"/>
        </w:rPr>
        <w:t>: Ordered Logistic Regression Results</w:t>
      </w:r>
    </w:p>
    <w:p w14:paraId="7AFA2D0D" w14:textId="77777777" w:rsidR="000C17F0" w:rsidRPr="008B6639" w:rsidRDefault="000C17F0" w:rsidP="000C17F0">
      <w:pPr>
        <w:tabs>
          <w:tab w:val="center" w:pos="4800"/>
          <w:tab w:val="right" w:pos="9500"/>
        </w:tabs>
        <w:jc w:val="center"/>
        <w:rPr>
          <w:rFonts w:ascii="Verdana" w:hAnsi="Verdana" w:cs="Times New Roman"/>
          <w:noProof/>
          <w:sz w:val="20"/>
          <w:szCs w:val="20"/>
        </w:rPr>
      </w:pPr>
      <w:r w:rsidRPr="008B6639">
        <w:rPr>
          <w:rFonts w:ascii="Verdana" w:hAnsi="Verdana"/>
          <w:noProof/>
          <w:sz w:val="20"/>
          <w:szCs w:val="20"/>
        </w:rPr>
        <w:t xml:space="preserve"> </w:t>
      </w:r>
    </w:p>
    <w:tbl>
      <w:tblPr>
        <w:tblW w:w="9350" w:type="dxa"/>
        <w:tblInd w:w="5" w:type="dxa"/>
        <w:tblBorders>
          <w:top w:val="single" w:sz="4" w:space="0" w:color="auto"/>
          <w:bottom w:val="single" w:sz="4" w:space="0" w:color="auto"/>
          <w:insideH w:val="single" w:sz="4" w:space="0" w:color="auto"/>
        </w:tblBorders>
        <w:tblLayout w:type="fixed"/>
        <w:tblCellMar>
          <w:left w:w="0" w:type="dxa"/>
          <w:right w:w="0" w:type="dxa"/>
        </w:tblCellMar>
        <w:tblLook w:val="04A0" w:firstRow="1" w:lastRow="0" w:firstColumn="1" w:lastColumn="0" w:noHBand="0" w:noVBand="1"/>
      </w:tblPr>
      <w:tblGrid>
        <w:gridCol w:w="3410"/>
        <w:gridCol w:w="1530"/>
        <w:gridCol w:w="1530"/>
        <w:gridCol w:w="1530"/>
        <w:gridCol w:w="1350"/>
      </w:tblGrid>
      <w:tr w:rsidR="000C17F0" w:rsidRPr="008B6639" w14:paraId="1689FE76" w14:textId="77777777" w:rsidTr="008F071C">
        <w:tc>
          <w:tcPr>
            <w:tcW w:w="3410" w:type="dxa"/>
            <w:tcBorders>
              <w:top w:val="nil"/>
              <w:bottom w:val="nil"/>
            </w:tcBorders>
          </w:tcPr>
          <w:p w14:paraId="6A9F3E5C" w14:textId="77777777" w:rsidR="000C17F0" w:rsidRPr="008B6639" w:rsidRDefault="000C17F0">
            <w:pPr>
              <w:tabs>
                <w:tab w:val="center" w:pos="4800"/>
                <w:tab w:val="right" w:pos="9500"/>
              </w:tabs>
              <w:spacing w:line="256" w:lineRule="auto"/>
              <w:jc w:val="center"/>
              <w:rPr>
                <w:rFonts w:ascii="Verdana" w:hAnsi="Verdana"/>
                <w:sz w:val="20"/>
                <w:szCs w:val="20"/>
              </w:rPr>
            </w:pPr>
          </w:p>
        </w:tc>
        <w:tc>
          <w:tcPr>
            <w:tcW w:w="3060" w:type="dxa"/>
            <w:gridSpan w:val="2"/>
            <w:tcBorders>
              <w:top w:val="nil"/>
              <w:bottom w:val="nil"/>
            </w:tcBorders>
            <w:hideMark/>
          </w:tcPr>
          <w:p w14:paraId="7A284C53" w14:textId="77777777" w:rsidR="000C17F0" w:rsidRPr="004361B0" w:rsidRDefault="000C17F0">
            <w:pPr>
              <w:tabs>
                <w:tab w:val="center" w:pos="4800"/>
                <w:tab w:val="right" w:pos="9500"/>
              </w:tabs>
              <w:spacing w:line="256" w:lineRule="auto"/>
              <w:jc w:val="center"/>
              <w:rPr>
                <w:rFonts w:ascii="Verdana" w:hAnsi="Verdana"/>
                <w:b/>
                <w:sz w:val="20"/>
                <w:szCs w:val="20"/>
              </w:rPr>
            </w:pPr>
            <w:r w:rsidRPr="004361B0">
              <w:rPr>
                <w:rFonts w:ascii="Verdana" w:hAnsi="Verdana"/>
                <w:b/>
                <w:sz w:val="20"/>
                <w:szCs w:val="20"/>
              </w:rPr>
              <w:t xml:space="preserve"> Purpose </w:t>
            </w:r>
          </w:p>
        </w:tc>
        <w:tc>
          <w:tcPr>
            <w:tcW w:w="2880" w:type="dxa"/>
            <w:gridSpan w:val="2"/>
            <w:tcBorders>
              <w:top w:val="nil"/>
              <w:bottom w:val="nil"/>
            </w:tcBorders>
            <w:hideMark/>
          </w:tcPr>
          <w:p w14:paraId="7705047C" w14:textId="77777777" w:rsidR="000C17F0" w:rsidRPr="004361B0" w:rsidRDefault="000C17F0">
            <w:pPr>
              <w:tabs>
                <w:tab w:val="center" w:pos="4800"/>
                <w:tab w:val="right" w:pos="9500"/>
              </w:tabs>
              <w:spacing w:line="256" w:lineRule="auto"/>
              <w:jc w:val="center"/>
              <w:rPr>
                <w:rFonts w:ascii="Verdana" w:hAnsi="Verdana"/>
                <w:b/>
                <w:sz w:val="20"/>
                <w:szCs w:val="20"/>
              </w:rPr>
            </w:pPr>
            <w:r w:rsidRPr="004361B0">
              <w:rPr>
                <w:rFonts w:ascii="Verdana" w:hAnsi="Verdana"/>
                <w:b/>
                <w:sz w:val="20"/>
                <w:szCs w:val="20"/>
              </w:rPr>
              <w:t xml:space="preserve"> Audience </w:t>
            </w:r>
          </w:p>
        </w:tc>
      </w:tr>
      <w:tr w:rsidR="000C17F0" w:rsidRPr="008B6639" w14:paraId="61CC1C29" w14:textId="77777777" w:rsidTr="008F071C">
        <w:tc>
          <w:tcPr>
            <w:tcW w:w="3410" w:type="dxa"/>
            <w:tcBorders>
              <w:top w:val="nil"/>
            </w:tcBorders>
            <w:hideMark/>
          </w:tcPr>
          <w:p w14:paraId="46F3C09F" w14:textId="77777777" w:rsidR="000C17F0" w:rsidRPr="004361B0" w:rsidRDefault="000C17F0" w:rsidP="00E554D4">
            <w:pPr>
              <w:tabs>
                <w:tab w:val="center" w:pos="4800"/>
                <w:tab w:val="right" w:pos="9500"/>
              </w:tabs>
              <w:spacing w:line="256" w:lineRule="auto"/>
              <w:rPr>
                <w:rFonts w:ascii="Verdana" w:hAnsi="Verdana"/>
                <w:b/>
                <w:sz w:val="20"/>
                <w:szCs w:val="20"/>
              </w:rPr>
            </w:pPr>
            <w:r w:rsidRPr="004361B0">
              <w:rPr>
                <w:rFonts w:ascii="Verdana" w:hAnsi="Verdana"/>
                <w:b/>
                <w:sz w:val="20"/>
                <w:szCs w:val="20"/>
              </w:rPr>
              <w:t xml:space="preserve">Explanatory Variable </w:t>
            </w:r>
          </w:p>
        </w:tc>
        <w:tc>
          <w:tcPr>
            <w:tcW w:w="1530" w:type="dxa"/>
            <w:tcBorders>
              <w:top w:val="nil"/>
            </w:tcBorders>
            <w:hideMark/>
          </w:tcPr>
          <w:p w14:paraId="10315FBE" w14:textId="77777777" w:rsidR="000C17F0" w:rsidRPr="004361B0" w:rsidRDefault="000C17F0">
            <w:pPr>
              <w:tabs>
                <w:tab w:val="center" w:pos="4800"/>
                <w:tab w:val="right" w:pos="9500"/>
              </w:tabs>
              <w:spacing w:line="256" w:lineRule="auto"/>
              <w:jc w:val="center"/>
              <w:rPr>
                <w:rFonts w:ascii="Verdana" w:hAnsi="Verdana"/>
                <w:b/>
                <w:sz w:val="20"/>
                <w:szCs w:val="20"/>
              </w:rPr>
            </w:pPr>
            <w:r w:rsidRPr="004361B0">
              <w:rPr>
                <w:rFonts w:ascii="Verdana" w:hAnsi="Verdana"/>
                <w:b/>
                <w:sz w:val="20"/>
                <w:szCs w:val="20"/>
              </w:rPr>
              <w:t xml:space="preserve"> Coefficient </w:t>
            </w:r>
          </w:p>
        </w:tc>
        <w:tc>
          <w:tcPr>
            <w:tcW w:w="1530" w:type="dxa"/>
            <w:tcBorders>
              <w:top w:val="nil"/>
            </w:tcBorders>
            <w:hideMark/>
          </w:tcPr>
          <w:p w14:paraId="5132B68B" w14:textId="77777777" w:rsidR="000C17F0" w:rsidRPr="004361B0" w:rsidRDefault="000C17F0">
            <w:pPr>
              <w:tabs>
                <w:tab w:val="center" w:pos="4800"/>
                <w:tab w:val="right" w:pos="9500"/>
              </w:tabs>
              <w:spacing w:line="256" w:lineRule="auto"/>
              <w:jc w:val="center"/>
              <w:rPr>
                <w:rFonts w:ascii="Verdana" w:hAnsi="Verdana"/>
                <w:b/>
                <w:sz w:val="20"/>
                <w:szCs w:val="20"/>
              </w:rPr>
            </w:pPr>
            <w:r w:rsidRPr="004361B0">
              <w:rPr>
                <w:rFonts w:ascii="Verdana" w:hAnsi="Verdana"/>
                <w:b/>
                <w:sz w:val="20"/>
                <w:szCs w:val="20"/>
              </w:rPr>
              <w:t xml:space="preserve"> P-value </w:t>
            </w:r>
          </w:p>
        </w:tc>
        <w:tc>
          <w:tcPr>
            <w:tcW w:w="1530" w:type="dxa"/>
            <w:tcBorders>
              <w:top w:val="nil"/>
            </w:tcBorders>
            <w:hideMark/>
          </w:tcPr>
          <w:p w14:paraId="2191C704" w14:textId="77777777" w:rsidR="000C17F0" w:rsidRPr="004361B0" w:rsidRDefault="000C17F0">
            <w:pPr>
              <w:tabs>
                <w:tab w:val="center" w:pos="4800"/>
                <w:tab w:val="right" w:pos="9500"/>
              </w:tabs>
              <w:spacing w:line="256" w:lineRule="auto"/>
              <w:jc w:val="center"/>
              <w:rPr>
                <w:rFonts w:ascii="Verdana" w:hAnsi="Verdana"/>
                <w:b/>
                <w:sz w:val="20"/>
                <w:szCs w:val="20"/>
              </w:rPr>
            </w:pPr>
            <w:r w:rsidRPr="004361B0">
              <w:rPr>
                <w:rFonts w:ascii="Verdana" w:hAnsi="Verdana"/>
                <w:b/>
                <w:sz w:val="20"/>
                <w:szCs w:val="20"/>
              </w:rPr>
              <w:t xml:space="preserve"> Coefficient </w:t>
            </w:r>
          </w:p>
        </w:tc>
        <w:tc>
          <w:tcPr>
            <w:tcW w:w="1350" w:type="dxa"/>
            <w:tcBorders>
              <w:top w:val="nil"/>
            </w:tcBorders>
            <w:hideMark/>
          </w:tcPr>
          <w:p w14:paraId="708CBA18" w14:textId="77777777" w:rsidR="000C17F0" w:rsidRPr="004361B0" w:rsidRDefault="000C17F0">
            <w:pPr>
              <w:tabs>
                <w:tab w:val="center" w:pos="4800"/>
                <w:tab w:val="right" w:pos="9500"/>
              </w:tabs>
              <w:spacing w:line="256" w:lineRule="auto"/>
              <w:jc w:val="center"/>
              <w:rPr>
                <w:rFonts w:ascii="Verdana" w:hAnsi="Verdana"/>
                <w:b/>
                <w:sz w:val="20"/>
                <w:szCs w:val="20"/>
              </w:rPr>
            </w:pPr>
            <w:r w:rsidRPr="004361B0">
              <w:rPr>
                <w:rFonts w:ascii="Verdana" w:hAnsi="Verdana"/>
                <w:b/>
                <w:sz w:val="20"/>
                <w:szCs w:val="20"/>
              </w:rPr>
              <w:t xml:space="preserve"> P-value </w:t>
            </w:r>
          </w:p>
        </w:tc>
      </w:tr>
      <w:tr w:rsidR="000C17F0" w:rsidRPr="008B6639" w14:paraId="58AC4128" w14:textId="77777777" w:rsidTr="008F071C">
        <w:tc>
          <w:tcPr>
            <w:tcW w:w="3410" w:type="dxa"/>
            <w:tcBorders>
              <w:bottom w:val="nil"/>
            </w:tcBorders>
            <w:hideMark/>
          </w:tcPr>
          <w:p w14:paraId="6E612B08" w14:textId="6BC3B800"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Instructor formative feedback </w:t>
            </w:r>
          </w:p>
        </w:tc>
        <w:tc>
          <w:tcPr>
            <w:tcW w:w="1530" w:type="dxa"/>
            <w:tcBorders>
              <w:bottom w:val="nil"/>
            </w:tcBorders>
            <w:hideMark/>
          </w:tcPr>
          <w:p w14:paraId="20BCBF74"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0.345 </w:t>
            </w:r>
          </w:p>
        </w:tc>
        <w:tc>
          <w:tcPr>
            <w:tcW w:w="1530" w:type="dxa"/>
            <w:tcBorders>
              <w:bottom w:val="nil"/>
            </w:tcBorders>
            <w:hideMark/>
          </w:tcPr>
          <w:p w14:paraId="04098E33" w14:textId="42B642A4" w:rsidR="000C17F0" w:rsidRPr="008B6639" w:rsidRDefault="000C3BDC">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C20D20">
              <w:rPr>
                <w:rFonts w:ascii="Verdana" w:hAnsi="Verdana"/>
                <w:sz w:val="20"/>
                <w:szCs w:val="20"/>
              </w:rPr>
              <w:t xml:space="preserve">   </w:t>
            </w:r>
            <w:r w:rsidR="000C17F0" w:rsidRPr="008B6639">
              <w:rPr>
                <w:rFonts w:ascii="Verdana" w:hAnsi="Verdana"/>
                <w:sz w:val="20"/>
                <w:szCs w:val="20"/>
              </w:rPr>
              <w:t xml:space="preserve"> 0.001</w:t>
            </w:r>
            <m:oMath>
              <m:r>
                <m:rPr>
                  <m:sty m:val="p"/>
                </m:rPr>
                <w:rPr>
                  <w:rFonts w:ascii="Cambria Math" w:hAnsi="Cambria Math"/>
                  <w:sz w:val="20"/>
                  <w:szCs w:val="20"/>
                </w:rPr>
                <m:t>***</m:t>
              </m:r>
            </m:oMath>
            <w:r w:rsidR="000C17F0" w:rsidRPr="008B6639">
              <w:rPr>
                <w:rFonts w:ascii="Verdana" w:hAnsi="Verdana"/>
                <w:sz w:val="20"/>
                <w:szCs w:val="20"/>
              </w:rPr>
              <w:t xml:space="preserve"> </w:t>
            </w:r>
          </w:p>
        </w:tc>
        <w:tc>
          <w:tcPr>
            <w:tcW w:w="1530" w:type="dxa"/>
            <w:tcBorders>
              <w:bottom w:val="nil"/>
            </w:tcBorders>
            <w:hideMark/>
          </w:tcPr>
          <w:p w14:paraId="7DA0F1D2"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0.330 </w:t>
            </w:r>
          </w:p>
        </w:tc>
        <w:tc>
          <w:tcPr>
            <w:tcW w:w="1350" w:type="dxa"/>
            <w:tcBorders>
              <w:bottom w:val="nil"/>
            </w:tcBorders>
            <w:hideMark/>
          </w:tcPr>
          <w:p w14:paraId="226A0771" w14:textId="7390F654" w:rsidR="000C17F0" w:rsidRPr="008B6639" w:rsidRDefault="00A03917">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 0.001</w:t>
            </w:r>
            <m:oMath>
              <m:r>
                <m:rPr>
                  <m:sty m:val="p"/>
                </m:rPr>
                <w:rPr>
                  <w:rFonts w:ascii="Cambria Math" w:hAnsi="Cambria Math"/>
                  <w:sz w:val="20"/>
                  <w:szCs w:val="20"/>
                </w:rPr>
                <m:t>***</m:t>
              </m:r>
            </m:oMath>
            <w:r w:rsidR="000C17F0" w:rsidRPr="008B6639">
              <w:rPr>
                <w:rFonts w:ascii="Verdana" w:hAnsi="Verdana"/>
                <w:sz w:val="20"/>
                <w:szCs w:val="20"/>
              </w:rPr>
              <w:t xml:space="preserve"> </w:t>
            </w:r>
          </w:p>
        </w:tc>
      </w:tr>
      <w:tr w:rsidR="000C17F0" w:rsidRPr="008B6639" w14:paraId="6C00D2E5" w14:textId="77777777" w:rsidTr="008F071C">
        <w:tc>
          <w:tcPr>
            <w:tcW w:w="3410" w:type="dxa"/>
            <w:tcBorders>
              <w:top w:val="nil"/>
              <w:bottom w:val="nil"/>
            </w:tcBorders>
            <w:hideMark/>
          </w:tcPr>
          <w:p w14:paraId="634C83D4"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Writing center encouragement </w:t>
            </w:r>
          </w:p>
        </w:tc>
        <w:tc>
          <w:tcPr>
            <w:tcW w:w="1530" w:type="dxa"/>
            <w:tcBorders>
              <w:top w:val="nil"/>
              <w:bottom w:val="nil"/>
            </w:tcBorders>
            <w:hideMark/>
          </w:tcPr>
          <w:p w14:paraId="096A563A"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0.215 </w:t>
            </w:r>
          </w:p>
        </w:tc>
        <w:tc>
          <w:tcPr>
            <w:tcW w:w="1530" w:type="dxa"/>
            <w:tcBorders>
              <w:top w:val="nil"/>
              <w:bottom w:val="nil"/>
            </w:tcBorders>
            <w:hideMark/>
          </w:tcPr>
          <w:p w14:paraId="4F7AAC5C" w14:textId="652753DC" w:rsidR="000C17F0" w:rsidRPr="008B6639" w:rsidRDefault="000C3BDC">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 0.098</w:t>
            </w:r>
            <m:oMath>
              <m:r>
                <m:rPr>
                  <m:sty m:val="p"/>
                </m:rPr>
                <w:rPr>
                  <w:rFonts w:ascii="Cambria Math" w:hAnsi="Cambria Math"/>
                  <w:sz w:val="20"/>
                  <w:szCs w:val="20"/>
                </w:rPr>
                <m:t>*</m:t>
              </m:r>
            </m:oMath>
            <w:r w:rsidR="000C17F0" w:rsidRPr="008B6639">
              <w:rPr>
                <w:rFonts w:ascii="Verdana" w:hAnsi="Verdana"/>
                <w:sz w:val="20"/>
                <w:szCs w:val="20"/>
              </w:rPr>
              <w:t xml:space="preserve"> </w:t>
            </w:r>
          </w:p>
        </w:tc>
        <w:tc>
          <w:tcPr>
            <w:tcW w:w="1530" w:type="dxa"/>
            <w:tcBorders>
              <w:top w:val="nil"/>
              <w:bottom w:val="nil"/>
            </w:tcBorders>
            <w:hideMark/>
          </w:tcPr>
          <w:p w14:paraId="30333597"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0.274 </w:t>
            </w:r>
          </w:p>
        </w:tc>
        <w:tc>
          <w:tcPr>
            <w:tcW w:w="1350" w:type="dxa"/>
            <w:tcBorders>
              <w:top w:val="nil"/>
              <w:bottom w:val="nil"/>
            </w:tcBorders>
            <w:hideMark/>
          </w:tcPr>
          <w:p w14:paraId="379BB879" w14:textId="7288577B" w:rsidR="000C17F0" w:rsidRPr="008B6639" w:rsidRDefault="00A03917">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 0.024</w:t>
            </w:r>
            <m:oMath>
              <m:r>
                <m:rPr>
                  <m:sty m:val="p"/>
                </m:rPr>
                <w:rPr>
                  <w:rFonts w:ascii="Cambria Math" w:hAnsi="Cambria Math"/>
                  <w:sz w:val="20"/>
                  <w:szCs w:val="20"/>
                </w:rPr>
                <m:t>**</m:t>
              </m:r>
            </m:oMath>
            <w:r w:rsidR="000C17F0" w:rsidRPr="008B6639">
              <w:rPr>
                <w:rFonts w:ascii="Verdana" w:hAnsi="Verdana"/>
                <w:sz w:val="20"/>
                <w:szCs w:val="20"/>
              </w:rPr>
              <w:t xml:space="preserve"> </w:t>
            </w:r>
          </w:p>
        </w:tc>
      </w:tr>
      <w:tr w:rsidR="000C17F0" w:rsidRPr="008B6639" w14:paraId="488E7441" w14:textId="77777777" w:rsidTr="008F071C">
        <w:tc>
          <w:tcPr>
            <w:tcW w:w="3410" w:type="dxa"/>
            <w:tcBorders>
              <w:top w:val="nil"/>
            </w:tcBorders>
            <w:hideMark/>
          </w:tcPr>
          <w:p w14:paraId="76A78C55"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Mindset common factor </w:t>
            </w:r>
          </w:p>
        </w:tc>
        <w:tc>
          <w:tcPr>
            <w:tcW w:w="1530" w:type="dxa"/>
            <w:tcBorders>
              <w:top w:val="nil"/>
            </w:tcBorders>
            <w:hideMark/>
          </w:tcPr>
          <w:p w14:paraId="14BF7D83"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0.093 </w:t>
            </w:r>
          </w:p>
        </w:tc>
        <w:tc>
          <w:tcPr>
            <w:tcW w:w="1530" w:type="dxa"/>
            <w:tcBorders>
              <w:top w:val="nil"/>
            </w:tcBorders>
            <w:hideMark/>
          </w:tcPr>
          <w:p w14:paraId="113EBBF9" w14:textId="30C9074C" w:rsidR="000C17F0" w:rsidRPr="008B6639" w:rsidRDefault="000C3BDC">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C20D20">
              <w:rPr>
                <w:rFonts w:ascii="Verdana" w:hAnsi="Verdana"/>
                <w:sz w:val="20"/>
                <w:szCs w:val="20"/>
              </w:rPr>
              <w:t xml:space="preserve">   </w:t>
            </w:r>
            <w:r w:rsidR="000C17F0" w:rsidRPr="008B6639">
              <w:rPr>
                <w:rFonts w:ascii="Verdana" w:hAnsi="Verdana"/>
                <w:sz w:val="20"/>
                <w:szCs w:val="20"/>
              </w:rPr>
              <w:t xml:space="preserve"> 0.039</w:t>
            </w:r>
            <m:oMath>
              <m:r>
                <m:rPr>
                  <m:sty m:val="p"/>
                </m:rPr>
                <w:rPr>
                  <w:rFonts w:ascii="Cambria Math" w:hAnsi="Cambria Math"/>
                  <w:sz w:val="20"/>
                  <w:szCs w:val="20"/>
                </w:rPr>
                <m:t>***</m:t>
              </m:r>
            </m:oMath>
            <w:r w:rsidR="000C17F0" w:rsidRPr="008B6639">
              <w:rPr>
                <w:rFonts w:ascii="Verdana" w:hAnsi="Verdana"/>
                <w:sz w:val="20"/>
                <w:szCs w:val="20"/>
              </w:rPr>
              <w:t xml:space="preserve"> </w:t>
            </w:r>
          </w:p>
        </w:tc>
        <w:tc>
          <w:tcPr>
            <w:tcW w:w="1530" w:type="dxa"/>
            <w:tcBorders>
              <w:top w:val="nil"/>
            </w:tcBorders>
            <w:hideMark/>
          </w:tcPr>
          <w:p w14:paraId="2EBDE778"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0.085 </w:t>
            </w:r>
          </w:p>
        </w:tc>
        <w:tc>
          <w:tcPr>
            <w:tcW w:w="1350" w:type="dxa"/>
            <w:tcBorders>
              <w:top w:val="nil"/>
            </w:tcBorders>
            <w:hideMark/>
          </w:tcPr>
          <w:p w14:paraId="4665C048" w14:textId="60C4A204" w:rsidR="000C17F0" w:rsidRPr="008B6639" w:rsidRDefault="00A03917">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 0.044</w:t>
            </w:r>
            <m:oMath>
              <m:r>
                <m:rPr>
                  <m:sty m:val="p"/>
                </m:rPr>
                <w:rPr>
                  <w:rFonts w:ascii="Cambria Math" w:hAnsi="Cambria Math"/>
                  <w:sz w:val="20"/>
                  <w:szCs w:val="20"/>
                </w:rPr>
                <m:t>**</m:t>
              </m:r>
            </m:oMath>
            <w:r w:rsidR="000C17F0" w:rsidRPr="008B6639">
              <w:rPr>
                <w:rFonts w:ascii="Verdana" w:hAnsi="Verdana"/>
                <w:sz w:val="20"/>
                <w:szCs w:val="20"/>
              </w:rPr>
              <w:t xml:space="preserve"> </w:t>
            </w:r>
          </w:p>
        </w:tc>
      </w:tr>
      <w:tr w:rsidR="000C17F0" w:rsidRPr="008B6639" w14:paraId="5D52478E" w14:textId="77777777" w:rsidTr="00276A92">
        <w:tc>
          <w:tcPr>
            <w:tcW w:w="3410" w:type="dxa"/>
            <w:tcBorders>
              <w:bottom w:val="nil"/>
            </w:tcBorders>
            <w:hideMark/>
          </w:tcPr>
          <w:p w14:paraId="1C0EC33F" w14:textId="53BD5038"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Gender: Female </w:t>
            </w:r>
          </w:p>
        </w:tc>
        <w:tc>
          <w:tcPr>
            <w:tcW w:w="1530" w:type="dxa"/>
            <w:tcBorders>
              <w:bottom w:val="nil"/>
            </w:tcBorders>
            <w:hideMark/>
          </w:tcPr>
          <w:p w14:paraId="7D65155C"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0.121 </w:t>
            </w:r>
          </w:p>
        </w:tc>
        <w:tc>
          <w:tcPr>
            <w:tcW w:w="1530" w:type="dxa"/>
            <w:tcBorders>
              <w:bottom w:val="nil"/>
            </w:tcBorders>
            <w:hideMark/>
          </w:tcPr>
          <w:p w14:paraId="29F16395" w14:textId="056F9A4B" w:rsidR="000C17F0" w:rsidRPr="008B6639" w:rsidRDefault="000C3BDC">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0.279 </w:t>
            </w:r>
          </w:p>
        </w:tc>
        <w:tc>
          <w:tcPr>
            <w:tcW w:w="1530" w:type="dxa"/>
            <w:tcBorders>
              <w:bottom w:val="nil"/>
            </w:tcBorders>
            <w:hideMark/>
          </w:tcPr>
          <w:p w14:paraId="2C861A08"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0.061 </w:t>
            </w:r>
          </w:p>
        </w:tc>
        <w:tc>
          <w:tcPr>
            <w:tcW w:w="1350" w:type="dxa"/>
            <w:tcBorders>
              <w:bottom w:val="nil"/>
            </w:tcBorders>
            <w:hideMark/>
          </w:tcPr>
          <w:p w14:paraId="2FA162A6"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0.556 </w:t>
            </w:r>
          </w:p>
        </w:tc>
      </w:tr>
      <w:tr w:rsidR="000C17F0" w:rsidRPr="008B6639" w14:paraId="1AD635EA" w14:textId="77777777" w:rsidTr="00276A92">
        <w:tc>
          <w:tcPr>
            <w:tcW w:w="3410" w:type="dxa"/>
            <w:tcBorders>
              <w:top w:val="nil"/>
              <w:bottom w:val="nil"/>
            </w:tcBorders>
            <w:hideMark/>
          </w:tcPr>
          <w:p w14:paraId="388FF6D7"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Race: Non-white </w:t>
            </w:r>
          </w:p>
        </w:tc>
        <w:tc>
          <w:tcPr>
            <w:tcW w:w="1530" w:type="dxa"/>
            <w:tcBorders>
              <w:top w:val="nil"/>
              <w:bottom w:val="nil"/>
            </w:tcBorders>
            <w:hideMark/>
          </w:tcPr>
          <w:p w14:paraId="05FD714C" w14:textId="7D2A14E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-0.420 </w:t>
            </w:r>
          </w:p>
        </w:tc>
        <w:tc>
          <w:tcPr>
            <w:tcW w:w="1530" w:type="dxa"/>
            <w:tcBorders>
              <w:top w:val="nil"/>
              <w:bottom w:val="nil"/>
            </w:tcBorders>
            <w:hideMark/>
          </w:tcPr>
          <w:p w14:paraId="66F02642" w14:textId="0DE3FADE" w:rsidR="000C17F0" w:rsidRPr="008B6639" w:rsidRDefault="00C20D20">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3BDC">
              <w:rPr>
                <w:rFonts w:ascii="Verdana" w:hAnsi="Verdana"/>
                <w:sz w:val="20"/>
                <w:szCs w:val="20"/>
              </w:rPr>
              <w:t xml:space="preserve">  </w:t>
            </w:r>
            <w:r w:rsidR="000C17F0" w:rsidRPr="008B6639">
              <w:rPr>
                <w:rFonts w:ascii="Verdana" w:hAnsi="Verdana"/>
                <w:sz w:val="20"/>
                <w:szCs w:val="20"/>
              </w:rPr>
              <w:t>0.030</w:t>
            </w:r>
            <m:oMath>
              <m:r>
                <m:rPr>
                  <m:sty m:val="p"/>
                </m:rPr>
                <w:rPr>
                  <w:rFonts w:ascii="Cambria Math" w:hAnsi="Cambria Math"/>
                  <w:sz w:val="20"/>
                  <w:szCs w:val="20"/>
                </w:rPr>
                <m:t>**</m:t>
              </m:r>
            </m:oMath>
            <w:r w:rsidR="000C17F0" w:rsidRPr="008B6639">
              <w:rPr>
                <w:rFonts w:ascii="Verdana" w:hAnsi="Verdana"/>
                <w:sz w:val="20"/>
                <w:szCs w:val="20"/>
              </w:rPr>
              <w:t xml:space="preserve"> </w:t>
            </w:r>
          </w:p>
        </w:tc>
        <w:tc>
          <w:tcPr>
            <w:tcW w:w="1530" w:type="dxa"/>
            <w:tcBorders>
              <w:top w:val="nil"/>
              <w:bottom w:val="nil"/>
            </w:tcBorders>
            <w:hideMark/>
          </w:tcPr>
          <w:p w14:paraId="25F88DEA" w14:textId="748087C2"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-0.233 </w:t>
            </w:r>
          </w:p>
        </w:tc>
        <w:tc>
          <w:tcPr>
            <w:tcW w:w="1350" w:type="dxa"/>
            <w:tcBorders>
              <w:top w:val="nil"/>
              <w:bottom w:val="nil"/>
            </w:tcBorders>
            <w:hideMark/>
          </w:tcPr>
          <w:p w14:paraId="4B691EFA"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0.210 </w:t>
            </w:r>
          </w:p>
        </w:tc>
      </w:tr>
      <w:tr w:rsidR="000C17F0" w:rsidRPr="008B6639" w14:paraId="1A252D35" w14:textId="77777777" w:rsidTr="00276A92">
        <w:tc>
          <w:tcPr>
            <w:tcW w:w="3410" w:type="dxa"/>
            <w:tcBorders>
              <w:top w:val="nil"/>
              <w:bottom w:val="nil"/>
            </w:tcBorders>
            <w:hideMark/>
          </w:tcPr>
          <w:p w14:paraId="26DF045D"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Parent with no college education </w:t>
            </w:r>
          </w:p>
        </w:tc>
        <w:tc>
          <w:tcPr>
            <w:tcW w:w="1530" w:type="dxa"/>
            <w:tcBorders>
              <w:top w:val="nil"/>
              <w:bottom w:val="nil"/>
            </w:tcBorders>
            <w:hideMark/>
          </w:tcPr>
          <w:p w14:paraId="54B719A8" w14:textId="5270D7C8"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-0.160 </w:t>
            </w:r>
          </w:p>
        </w:tc>
        <w:tc>
          <w:tcPr>
            <w:tcW w:w="1530" w:type="dxa"/>
            <w:tcBorders>
              <w:top w:val="nil"/>
              <w:bottom w:val="nil"/>
            </w:tcBorders>
            <w:hideMark/>
          </w:tcPr>
          <w:p w14:paraId="0F6032E0"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0.302 </w:t>
            </w:r>
          </w:p>
        </w:tc>
        <w:tc>
          <w:tcPr>
            <w:tcW w:w="1530" w:type="dxa"/>
            <w:tcBorders>
              <w:top w:val="nil"/>
              <w:bottom w:val="nil"/>
            </w:tcBorders>
            <w:hideMark/>
          </w:tcPr>
          <w:p w14:paraId="788C83FA"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0.077 </w:t>
            </w:r>
          </w:p>
        </w:tc>
        <w:tc>
          <w:tcPr>
            <w:tcW w:w="1350" w:type="dxa"/>
            <w:tcBorders>
              <w:top w:val="nil"/>
              <w:bottom w:val="nil"/>
            </w:tcBorders>
            <w:hideMark/>
          </w:tcPr>
          <w:p w14:paraId="41B00E66"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0.593 </w:t>
            </w:r>
          </w:p>
        </w:tc>
      </w:tr>
      <w:tr w:rsidR="000C17F0" w:rsidRPr="008B6639" w14:paraId="02038EAB" w14:textId="77777777" w:rsidTr="00276A92">
        <w:tc>
          <w:tcPr>
            <w:tcW w:w="3410" w:type="dxa"/>
            <w:tcBorders>
              <w:top w:val="nil"/>
            </w:tcBorders>
            <w:hideMark/>
          </w:tcPr>
          <w:p w14:paraId="1F440F0A"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ACT Score </w:t>
            </w:r>
          </w:p>
        </w:tc>
        <w:tc>
          <w:tcPr>
            <w:tcW w:w="1530" w:type="dxa"/>
            <w:tcBorders>
              <w:top w:val="nil"/>
            </w:tcBorders>
            <w:hideMark/>
          </w:tcPr>
          <w:p w14:paraId="1101C2BC"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0.076 </w:t>
            </w:r>
          </w:p>
        </w:tc>
        <w:tc>
          <w:tcPr>
            <w:tcW w:w="1530" w:type="dxa"/>
            <w:tcBorders>
              <w:top w:val="nil"/>
            </w:tcBorders>
            <w:hideMark/>
          </w:tcPr>
          <w:p w14:paraId="0B986072"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0.123 </w:t>
            </w:r>
          </w:p>
        </w:tc>
        <w:tc>
          <w:tcPr>
            <w:tcW w:w="1530" w:type="dxa"/>
            <w:tcBorders>
              <w:top w:val="nil"/>
            </w:tcBorders>
            <w:hideMark/>
          </w:tcPr>
          <w:p w14:paraId="6FB8A717"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0.062 </w:t>
            </w:r>
          </w:p>
        </w:tc>
        <w:tc>
          <w:tcPr>
            <w:tcW w:w="1350" w:type="dxa"/>
            <w:tcBorders>
              <w:top w:val="nil"/>
            </w:tcBorders>
            <w:hideMark/>
          </w:tcPr>
          <w:p w14:paraId="19EF079B"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0.180 </w:t>
            </w:r>
          </w:p>
        </w:tc>
      </w:tr>
      <w:tr w:rsidR="000C17F0" w:rsidRPr="008B6639" w14:paraId="74E97F39" w14:textId="77777777" w:rsidTr="00276A92">
        <w:tc>
          <w:tcPr>
            <w:tcW w:w="3410" w:type="dxa"/>
            <w:tcBorders>
              <w:bottom w:val="nil"/>
            </w:tcBorders>
            <w:hideMark/>
          </w:tcPr>
          <w:p w14:paraId="5D84E2ED" w14:textId="20BB5454"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Credits accumulated </w:t>
            </w:r>
          </w:p>
        </w:tc>
        <w:tc>
          <w:tcPr>
            <w:tcW w:w="1530" w:type="dxa"/>
            <w:tcBorders>
              <w:bottom w:val="nil"/>
            </w:tcBorders>
            <w:hideMark/>
          </w:tcPr>
          <w:p w14:paraId="4E028FC4" w14:textId="4E12E2DB"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-0.200 </w:t>
            </w:r>
          </w:p>
        </w:tc>
        <w:tc>
          <w:tcPr>
            <w:tcW w:w="1530" w:type="dxa"/>
            <w:tcBorders>
              <w:bottom w:val="nil"/>
            </w:tcBorders>
            <w:hideMark/>
          </w:tcPr>
          <w:p w14:paraId="535231BC" w14:textId="66E0374C" w:rsidR="000C17F0" w:rsidRPr="008B6639" w:rsidRDefault="000C3BDC">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 0.000</w:t>
            </w:r>
            <m:oMath>
              <m:r>
                <m:rPr>
                  <m:sty m:val="p"/>
                </m:rPr>
                <w:rPr>
                  <w:rFonts w:ascii="Cambria Math" w:hAnsi="Cambria Math"/>
                  <w:sz w:val="20"/>
                  <w:szCs w:val="20"/>
                </w:rPr>
                <m:t>***</m:t>
              </m:r>
            </m:oMath>
            <w:r w:rsidR="000C17F0" w:rsidRPr="008B6639">
              <w:rPr>
                <w:rFonts w:ascii="Verdana" w:hAnsi="Verdana"/>
                <w:sz w:val="20"/>
                <w:szCs w:val="20"/>
              </w:rPr>
              <w:t xml:space="preserve"> </w:t>
            </w:r>
          </w:p>
        </w:tc>
        <w:tc>
          <w:tcPr>
            <w:tcW w:w="1530" w:type="dxa"/>
            <w:tcBorders>
              <w:bottom w:val="nil"/>
            </w:tcBorders>
            <w:hideMark/>
          </w:tcPr>
          <w:p w14:paraId="134AE9D8"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0.046 </w:t>
            </w:r>
          </w:p>
        </w:tc>
        <w:tc>
          <w:tcPr>
            <w:tcW w:w="1350" w:type="dxa"/>
            <w:tcBorders>
              <w:bottom w:val="nil"/>
            </w:tcBorders>
            <w:hideMark/>
          </w:tcPr>
          <w:p w14:paraId="3BF9B034"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0.317 </w:t>
            </w:r>
          </w:p>
        </w:tc>
      </w:tr>
      <w:tr w:rsidR="000C17F0" w:rsidRPr="008B6639" w14:paraId="32FEE98C" w14:textId="77777777" w:rsidTr="00276A92">
        <w:tc>
          <w:tcPr>
            <w:tcW w:w="3410" w:type="dxa"/>
            <w:tcBorders>
              <w:top w:val="nil"/>
              <w:bottom w:val="nil"/>
            </w:tcBorders>
            <w:hideMark/>
          </w:tcPr>
          <w:p w14:paraId="3CC2A0B9"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Field of study: Education </w:t>
            </w:r>
            <m:oMath>
              <m:r>
                <m:rPr>
                  <m:sty m:val="p"/>
                </m:rPr>
                <w:rPr>
                  <w:rFonts w:ascii="Cambria Math" w:hAnsi="Cambria Math"/>
                  <w:sz w:val="20"/>
                  <w:szCs w:val="20"/>
                </w:rPr>
                <m:t>†</m:t>
              </m:r>
            </m:oMath>
            <w:r w:rsidRPr="008B6639">
              <w:rPr>
                <w:rFonts w:ascii="Verdana" w:hAnsi="Verdana"/>
                <w:sz w:val="20"/>
                <w:szCs w:val="20"/>
              </w:rPr>
              <w:t xml:space="preserve"> </w:t>
            </w:r>
          </w:p>
        </w:tc>
        <w:tc>
          <w:tcPr>
            <w:tcW w:w="1530" w:type="dxa"/>
            <w:tcBorders>
              <w:top w:val="nil"/>
              <w:bottom w:val="nil"/>
            </w:tcBorders>
            <w:hideMark/>
          </w:tcPr>
          <w:p w14:paraId="119CAC28" w14:textId="4595C52C"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-0.042 </w:t>
            </w:r>
          </w:p>
        </w:tc>
        <w:tc>
          <w:tcPr>
            <w:tcW w:w="1530" w:type="dxa"/>
            <w:tcBorders>
              <w:top w:val="nil"/>
              <w:bottom w:val="nil"/>
            </w:tcBorders>
            <w:hideMark/>
          </w:tcPr>
          <w:p w14:paraId="428530EE"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0.824 </w:t>
            </w:r>
          </w:p>
        </w:tc>
        <w:tc>
          <w:tcPr>
            <w:tcW w:w="1530" w:type="dxa"/>
            <w:tcBorders>
              <w:top w:val="nil"/>
              <w:bottom w:val="nil"/>
            </w:tcBorders>
            <w:hideMark/>
          </w:tcPr>
          <w:p w14:paraId="0AB2EF5C" w14:textId="74F40DDA"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-0.452 </w:t>
            </w:r>
          </w:p>
        </w:tc>
        <w:tc>
          <w:tcPr>
            <w:tcW w:w="1350" w:type="dxa"/>
            <w:tcBorders>
              <w:top w:val="nil"/>
              <w:bottom w:val="nil"/>
            </w:tcBorders>
            <w:hideMark/>
          </w:tcPr>
          <w:p w14:paraId="0D95482F" w14:textId="3196B3C4" w:rsidR="000C17F0" w:rsidRPr="008B6639" w:rsidRDefault="00A03917">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 0.011</w:t>
            </w:r>
            <m:oMath>
              <m:r>
                <m:rPr>
                  <m:sty m:val="p"/>
                </m:rPr>
                <w:rPr>
                  <w:rFonts w:ascii="Cambria Math" w:hAnsi="Cambria Math"/>
                  <w:sz w:val="20"/>
                  <w:szCs w:val="20"/>
                </w:rPr>
                <m:t>**</m:t>
              </m:r>
            </m:oMath>
            <w:r w:rsidR="000C17F0" w:rsidRPr="008B6639">
              <w:rPr>
                <w:rFonts w:ascii="Verdana" w:hAnsi="Verdana"/>
                <w:sz w:val="20"/>
                <w:szCs w:val="20"/>
              </w:rPr>
              <w:t xml:space="preserve"> </w:t>
            </w:r>
          </w:p>
        </w:tc>
      </w:tr>
      <w:tr w:rsidR="000C17F0" w:rsidRPr="008B6639" w14:paraId="23D57266" w14:textId="77777777" w:rsidTr="00276A92">
        <w:tc>
          <w:tcPr>
            <w:tcW w:w="3410" w:type="dxa"/>
            <w:tcBorders>
              <w:top w:val="nil"/>
              <w:bottom w:val="nil"/>
            </w:tcBorders>
            <w:hideMark/>
          </w:tcPr>
          <w:p w14:paraId="78527BB8"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Field of study: Liberal studies </w:t>
            </w:r>
            <m:oMath>
              <m:r>
                <m:rPr>
                  <m:sty m:val="p"/>
                </m:rPr>
                <w:rPr>
                  <w:rFonts w:ascii="Cambria Math" w:hAnsi="Cambria Math"/>
                  <w:sz w:val="20"/>
                  <w:szCs w:val="20"/>
                </w:rPr>
                <m:t>†</m:t>
              </m:r>
            </m:oMath>
            <w:r w:rsidRPr="008B6639">
              <w:rPr>
                <w:rFonts w:ascii="Verdana" w:hAnsi="Verdana"/>
                <w:sz w:val="20"/>
                <w:szCs w:val="20"/>
              </w:rPr>
              <w:t xml:space="preserve"> </w:t>
            </w:r>
          </w:p>
        </w:tc>
        <w:tc>
          <w:tcPr>
            <w:tcW w:w="1530" w:type="dxa"/>
            <w:tcBorders>
              <w:top w:val="nil"/>
              <w:bottom w:val="nil"/>
            </w:tcBorders>
            <w:hideMark/>
          </w:tcPr>
          <w:p w14:paraId="0F613636" w14:textId="1DBA0C1E"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-0.045 </w:t>
            </w:r>
          </w:p>
        </w:tc>
        <w:tc>
          <w:tcPr>
            <w:tcW w:w="1530" w:type="dxa"/>
            <w:tcBorders>
              <w:top w:val="nil"/>
              <w:bottom w:val="nil"/>
            </w:tcBorders>
            <w:hideMark/>
          </w:tcPr>
          <w:p w14:paraId="1F696C8B"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0.757 </w:t>
            </w:r>
          </w:p>
        </w:tc>
        <w:tc>
          <w:tcPr>
            <w:tcW w:w="1530" w:type="dxa"/>
            <w:tcBorders>
              <w:top w:val="nil"/>
              <w:bottom w:val="nil"/>
            </w:tcBorders>
            <w:hideMark/>
          </w:tcPr>
          <w:p w14:paraId="2A75C971" w14:textId="51C46D8A"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-0.245 </w:t>
            </w:r>
          </w:p>
        </w:tc>
        <w:tc>
          <w:tcPr>
            <w:tcW w:w="1350" w:type="dxa"/>
            <w:tcBorders>
              <w:top w:val="nil"/>
              <w:bottom w:val="nil"/>
            </w:tcBorders>
            <w:hideMark/>
          </w:tcPr>
          <w:p w14:paraId="03BDCFB1" w14:textId="797A9883" w:rsidR="000C17F0" w:rsidRPr="008B6639" w:rsidRDefault="00A03917">
            <w:pPr>
              <w:tabs>
                <w:tab w:val="center" w:pos="4800"/>
                <w:tab w:val="right" w:pos="9500"/>
              </w:tabs>
              <w:spacing w:line="256" w:lineRule="auto"/>
              <w:jc w:val="center"/>
              <w:rPr>
                <w:rFonts w:ascii="Verdana" w:hAnsi="Verdana"/>
                <w:sz w:val="20"/>
                <w:szCs w:val="20"/>
              </w:rPr>
            </w:pPr>
            <w:r>
              <w:rPr>
                <w:rFonts w:ascii="Verdana" w:hAnsi="Verdana"/>
                <w:sz w:val="20"/>
                <w:szCs w:val="20"/>
              </w:rPr>
              <w:t xml:space="preserve">  </w:t>
            </w:r>
            <w:r w:rsidR="000C17F0" w:rsidRPr="008B6639">
              <w:rPr>
                <w:rFonts w:ascii="Verdana" w:hAnsi="Verdana"/>
                <w:sz w:val="20"/>
                <w:szCs w:val="20"/>
              </w:rPr>
              <w:t xml:space="preserve"> 0.077</w:t>
            </w:r>
            <m:oMath>
              <m:r>
                <m:rPr>
                  <m:sty m:val="p"/>
                </m:rPr>
                <w:rPr>
                  <w:rFonts w:ascii="Cambria Math" w:hAnsi="Cambria Math"/>
                  <w:sz w:val="20"/>
                  <w:szCs w:val="20"/>
                </w:rPr>
                <m:t>*</m:t>
              </m:r>
            </m:oMath>
            <w:r w:rsidR="000C17F0" w:rsidRPr="008B6639">
              <w:rPr>
                <w:rFonts w:ascii="Verdana" w:hAnsi="Verdana"/>
                <w:sz w:val="20"/>
                <w:szCs w:val="20"/>
              </w:rPr>
              <w:t xml:space="preserve"> </w:t>
            </w:r>
          </w:p>
        </w:tc>
      </w:tr>
      <w:tr w:rsidR="000C17F0" w:rsidRPr="008B6639" w14:paraId="3A83A344" w14:textId="77777777" w:rsidTr="00276A92">
        <w:tc>
          <w:tcPr>
            <w:tcW w:w="3410" w:type="dxa"/>
            <w:tcBorders>
              <w:top w:val="nil"/>
            </w:tcBorders>
            <w:hideMark/>
          </w:tcPr>
          <w:p w14:paraId="4E927644" w14:textId="77777777" w:rsidR="000C17F0" w:rsidRPr="008B6639" w:rsidRDefault="000C17F0" w:rsidP="00E554D4">
            <w:pPr>
              <w:tabs>
                <w:tab w:val="center" w:pos="4800"/>
                <w:tab w:val="right" w:pos="9500"/>
              </w:tabs>
              <w:spacing w:line="256" w:lineRule="auto"/>
              <w:rPr>
                <w:rFonts w:ascii="Verdana" w:hAnsi="Verdana"/>
                <w:sz w:val="20"/>
                <w:szCs w:val="20"/>
              </w:rPr>
            </w:pPr>
            <w:r w:rsidRPr="008B6639">
              <w:rPr>
                <w:rFonts w:ascii="Verdana" w:hAnsi="Verdana"/>
                <w:sz w:val="20"/>
                <w:szCs w:val="20"/>
              </w:rPr>
              <w:t xml:space="preserve">Field of study: Science / health </w:t>
            </w:r>
            <m:oMath>
              <m:r>
                <m:rPr>
                  <m:sty m:val="p"/>
                </m:rPr>
                <w:rPr>
                  <w:rFonts w:ascii="Cambria Math" w:hAnsi="Cambria Math"/>
                  <w:sz w:val="20"/>
                  <w:szCs w:val="20"/>
                </w:rPr>
                <m:t>†</m:t>
              </m:r>
            </m:oMath>
            <w:r w:rsidRPr="008B6639">
              <w:rPr>
                <w:rFonts w:ascii="Verdana" w:hAnsi="Verdana"/>
                <w:sz w:val="20"/>
                <w:szCs w:val="20"/>
              </w:rPr>
              <w:t xml:space="preserve"> </w:t>
            </w:r>
          </w:p>
        </w:tc>
        <w:tc>
          <w:tcPr>
            <w:tcW w:w="1530" w:type="dxa"/>
            <w:tcBorders>
              <w:top w:val="nil"/>
            </w:tcBorders>
            <w:hideMark/>
          </w:tcPr>
          <w:p w14:paraId="63CFE5EB"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0.130 </w:t>
            </w:r>
          </w:p>
        </w:tc>
        <w:tc>
          <w:tcPr>
            <w:tcW w:w="1530" w:type="dxa"/>
            <w:tcBorders>
              <w:top w:val="nil"/>
            </w:tcBorders>
            <w:hideMark/>
          </w:tcPr>
          <w:p w14:paraId="39B452B2"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0.314 </w:t>
            </w:r>
          </w:p>
        </w:tc>
        <w:tc>
          <w:tcPr>
            <w:tcW w:w="1530" w:type="dxa"/>
            <w:tcBorders>
              <w:top w:val="nil"/>
            </w:tcBorders>
            <w:hideMark/>
          </w:tcPr>
          <w:p w14:paraId="55D546D6" w14:textId="77AB1F05"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-0.189 </w:t>
            </w:r>
          </w:p>
        </w:tc>
        <w:tc>
          <w:tcPr>
            <w:tcW w:w="1350" w:type="dxa"/>
            <w:tcBorders>
              <w:top w:val="nil"/>
            </w:tcBorders>
            <w:hideMark/>
          </w:tcPr>
          <w:p w14:paraId="720B6737" w14:textId="77777777" w:rsidR="000C17F0" w:rsidRPr="008B6639" w:rsidRDefault="000C17F0">
            <w:pPr>
              <w:tabs>
                <w:tab w:val="center" w:pos="4800"/>
                <w:tab w:val="right" w:pos="9500"/>
              </w:tabs>
              <w:spacing w:line="256" w:lineRule="auto"/>
              <w:jc w:val="center"/>
              <w:rPr>
                <w:rFonts w:ascii="Verdana" w:hAnsi="Verdana"/>
                <w:sz w:val="20"/>
                <w:szCs w:val="20"/>
              </w:rPr>
            </w:pPr>
            <w:r w:rsidRPr="008B6639">
              <w:rPr>
                <w:rFonts w:ascii="Verdana" w:hAnsi="Verdana"/>
                <w:sz w:val="20"/>
                <w:szCs w:val="20"/>
              </w:rPr>
              <w:t xml:space="preserve"> 0.126 </w:t>
            </w:r>
          </w:p>
        </w:tc>
      </w:tr>
      <w:tr w:rsidR="000C17F0" w:rsidRPr="008B6639" w14:paraId="1872686B" w14:textId="77777777" w:rsidTr="00276A92">
        <w:tc>
          <w:tcPr>
            <w:tcW w:w="9350" w:type="dxa"/>
            <w:gridSpan w:val="5"/>
            <w:tcBorders>
              <w:bottom w:val="nil"/>
            </w:tcBorders>
            <w:hideMark/>
          </w:tcPr>
          <w:p w14:paraId="671B2BF6" w14:textId="2FE8F607" w:rsidR="000C17F0" w:rsidRPr="00276A92" w:rsidRDefault="000C17F0" w:rsidP="00E554D4">
            <w:pPr>
              <w:tabs>
                <w:tab w:val="center" w:pos="4800"/>
                <w:tab w:val="right" w:pos="9500"/>
              </w:tabs>
              <w:spacing w:line="256" w:lineRule="auto"/>
              <w:rPr>
                <w:rFonts w:ascii="Verdana" w:hAnsi="Verdana"/>
                <w:sz w:val="18"/>
                <w:szCs w:val="18"/>
              </w:rPr>
            </w:pPr>
            <m:oMath>
              <m:r>
                <m:rPr>
                  <m:sty m:val="p"/>
                </m:rPr>
                <w:rPr>
                  <w:rFonts w:ascii="Cambria Math" w:hAnsi="Cambria Math"/>
                  <w:sz w:val="18"/>
                  <w:szCs w:val="18"/>
                </w:rPr>
                <m:t>†</m:t>
              </m:r>
            </m:oMath>
            <w:r w:rsidRPr="00276A92">
              <w:rPr>
                <w:rFonts w:ascii="Verdana" w:hAnsi="Verdana"/>
                <w:sz w:val="18"/>
                <w:szCs w:val="18"/>
              </w:rPr>
              <w:t xml:space="preserve"> The omitted category for field of study is business, so the coefficients on the field of studies reflect the difference in the given field as compared to students with a major or intended major in business. </w:t>
            </w:r>
          </w:p>
        </w:tc>
      </w:tr>
      <w:tr w:rsidR="000C17F0" w:rsidRPr="008B6639" w14:paraId="78A0E0EA" w14:textId="77777777" w:rsidTr="00276A92">
        <w:tc>
          <w:tcPr>
            <w:tcW w:w="9350" w:type="dxa"/>
            <w:gridSpan w:val="5"/>
            <w:tcBorders>
              <w:top w:val="nil"/>
              <w:bottom w:val="nil"/>
            </w:tcBorders>
            <w:hideMark/>
          </w:tcPr>
          <w:p w14:paraId="781C817F" w14:textId="77777777" w:rsidR="000C17F0" w:rsidRPr="00276A92" w:rsidRDefault="000C17F0" w:rsidP="00E554D4">
            <w:pPr>
              <w:tabs>
                <w:tab w:val="center" w:pos="4800"/>
                <w:tab w:val="right" w:pos="9500"/>
              </w:tabs>
              <w:spacing w:line="256" w:lineRule="auto"/>
              <w:rPr>
                <w:rFonts w:ascii="Verdana" w:hAnsi="Verdana"/>
                <w:noProof/>
                <w:sz w:val="18"/>
                <w:szCs w:val="18"/>
              </w:rPr>
            </w:pPr>
            <w:r w:rsidRPr="00276A92">
              <w:rPr>
                <w:rFonts w:ascii="Verdana" w:hAnsi="Verdana"/>
                <w:noProof/>
                <w:sz w:val="18"/>
                <w:szCs w:val="18"/>
              </w:rPr>
              <w:t xml:space="preserve">* Significant at 10% level, ** Significant at 5% level, *** Significant at 1% level </w:t>
            </w:r>
          </w:p>
        </w:tc>
      </w:tr>
      <w:tr w:rsidR="000C17F0" w:rsidRPr="008B6639" w14:paraId="3A2871B5" w14:textId="77777777" w:rsidTr="00276A92">
        <w:trPr>
          <w:gridAfter w:val="3"/>
          <w:wAfter w:w="4410" w:type="dxa"/>
        </w:trPr>
        <w:tc>
          <w:tcPr>
            <w:tcW w:w="4940" w:type="dxa"/>
            <w:gridSpan w:val="2"/>
            <w:tcBorders>
              <w:top w:val="nil"/>
              <w:bottom w:val="nil"/>
            </w:tcBorders>
          </w:tcPr>
          <w:p w14:paraId="4EE173E8" w14:textId="77777777" w:rsidR="000C17F0" w:rsidRPr="008B6639" w:rsidRDefault="000C17F0">
            <w:pPr>
              <w:tabs>
                <w:tab w:val="center" w:pos="4800"/>
                <w:tab w:val="right" w:pos="9500"/>
              </w:tabs>
              <w:spacing w:line="256" w:lineRule="auto"/>
              <w:jc w:val="center"/>
              <w:rPr>
                <w:rFonts w:ascii="Verdana" w:hAnsi="Verdana"/>
                <w:sz w:val="20"/>
                <w:szCs w:val="20"/>
              </w:rPr>
            </w:pPr>
          </w:p>
        </w:tc>
      </w:tr>
    </w:tbl>
    <w:p w14:paraId="787A64D4" w14:textId="77777777" w:rsidR="00E554D4" w:rsidRDefault="00E554D4" w:rsidP="00E554D4">
      <w:pPr>
        <w:tabs>
          <w:tab w:val="center" w:pos="4800"/>
          <w:tab w:val="right" w:pos="9500"/>
        </w:tabs>
        <w:jc w:val="both"/>
        <w:rPr>
          <w:rFonts w:ascii="Verdana" w:hAnsi="Verdana"/>
          <w:noProof/>
          <w:sz w:val="20"/>
          <w:szCs w:val="20"/>
        </w:rPr>
      </w:pPr>
    </w:p>
    <w:p w14:paraId="7FD462E5" w14:textId="63BE4147" w:rsidR="000C17F0" w:rsidRPr="008B6639" w:rsidRDefault="000C17F0" w:rsidP="00E554D4">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The final set of coefficients are related to academic progression and field of study. The coefficient on the number of credits accumulated toward the degree is negative and statistically significant with regard to purpose. This implies we have evidence that students’ perception of purpose in their writing assignment moves downward as students progress toward their degree. This is a surprising finding as one may expect students</w:t>
      </w:r>
      <w:r w:rsidR="004A3E71">
        <w:rPr>
          <w:rFonts w:ascii="Verdana" w:hAnsi="Verdana"/>
          <w:noProof/>
          <w:sz w:val="20"/>
          <w:szCs w:val="20"/>
        </w:rPr>
        <w:t>’ writing experience to grow throughout college, but one might also expect upper-level undergraduate students</w:t>
      </w:r>
      <w:r w:rsidRPr="008B6639">
        <w:rPr>
          <w:rFonts w:ascii="Verdana" w:hAnsi="Verdana"/>
          <w:noProof/>
          <w:sz w:val="20"/>
          <w:szCs w:val="20"/>
        </w:rPr>
        <w:t xml:space="preserve"> to be given more authentic writing assignments </w:t>
      </w:r>
      <w:r w:rsidR="004A3E71">
        <w:rPr>
          <w:rFonts w:ascii="Verdana" w:hAnsi="Verdana"/>
          <w:noProof/>
          <w:sz w:val="20"/>
          <w:szCs w:val="20"/>
        </w:rPr>
        <w:t>in their</w:t>
      </w:r>
      <w:r w:rsidRPr="008B6639">
        <w:rPr>
          <w:rFonts w:ascii="Verdana" w:hAnsi="Verdana"/>
          <w:noProof/>
          <w:sz w:val="20"/>
          <w:szCs w:val="20"/>
        </w:rPr>
        <w:t xml:space="preserve"> courses as instructors begin preparing </w:t>
      </w:r>
      <w:r w:rsidR="00FC6E72">
        <w:rPr>
          <w:rFonts w:ascii="Verdana" w:hAnsi="Verdana"/>
          <w:noProof/>
          <w:sz w:val="20"/>
          <w:szCs w:val="20"/>
        </w:rPr>
        <w:t>soon-to-be graduates</w:t>
      </w:r>
      <w:r w:rsidRPr="008B6639">
        <w:rPr>
          <w:rFonts w:ascii="Verdana" w:hAnsi="Verdana"/>
          <w:noProof/>
          <w:sz w:val="20"/>
          <w:szCs w:val="20"/>
        </w:rPr>
        <w:t xml:space="preserve"> for careers in their field.</w:t>
      </w:r>
    </w:p>
    <w:p w14:paraId="25B02433" w14:textId="77777777" w:rsidR="00E554D4" w:rsidRDefault="00E554D4" w:rsidP="00E554D4">
      <w:pPr>
        <w:tabs>
          <w:tab w:val="center" w:pos="4800"/>
          <w:tab w:val="right" w:pos="9500"/>
        </w:tabs>
        <w:jc w:val="both"/>
        <w:rPr>
          <w:rFonts w:ascii="Verdana" w:hAnsi="Verdana"/>
          <w:noProof/>
          <w:sz w:val="20"/>
          <w:szCs w:val="20"/>
        </w:rPr>
      </w:pPr>
    </w:p>
    <w:p w14:paraId="11E2F7D6" w14:textId="70FED830" w:rsidR="000C17F0" w:rsidRPr="008B6639" w:rsidRDefault="000C17F0" w:rsidP="00E554D4">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The remaining coefficients in this group are binary variables identifying students’ chosen or expected major field</w:t>
      </w:r>
      <w:r w:rsidR="00FC6E72">
        <w:rPr>
          <w:rFonts w:ascii="Verdana" w:hAnsi="Verdana"/>
          <w:noProof/>
          <w:sz w:val="20"/>
          <w:szCs w:val="20"/>
        </w:rPr>
        <w:t xml:space="preserve"> of study</w:t>
      </w:r>
      <w:r w:rsidRPr="008B6639">
        <w:rPr>
          <w:rFonts w:ascii="Verdana" w:hAnsi="Verdana"/>
          <w:noProof/>
          <w:sz w:val="20"/>
          <w:szCs w:val="20"/>
        </w:rPr>
        <w:t>. The omitted group is business, so each coefficient reflects the difference in perception of purpose and audience of the respective field as compared to business. The coefficients on the education field and the liberal studies field are negative and statistically significant in the regression predicting audience. This indicates students in business majors are more likely to perceive an authentic audience than students majoring in education and liberal studies fields.</w:t>
      </w:r>
    </w:p>
    <w:p w14:paraId="4B4A7DF8" w14:textId="77777777" w:rsidR="000C17F0" w:rsidRPr="008B6639" w:rsidRDefault="000C17F0" w:rsidP="000C17F0">
      <w:pPr>
        <w:tabs>
          <w:tab w:val="center" w:pos="4800"/>
          <w:tab w:val="right" w:pos="9500"/>
        </w:tabs>
        <w:ind w:firstLine="720"/>
        <w:jc w:val="both"/>
        <w:rPr>
          <w:rFonts w:ascii="Verdana" w:hAnsi="Verdana" w:cs="Times New Roman"/>
          <w:noProof/>
          <w:sz w:val="20"/>
          <w:szCs w:val="20"/>
        </w:rPr>
      </w:pPr>
    </w:p>
    <w:p w14:paraId="03CF79E6" w14:textId="1CB1B47B" w:rsidR="000C17F0" w:rsidRDefault="000C17F0" w:rsidP="00487B1F">
      <w:pPr>
        <w:pStyle w:val="Heading2"/>
        <w:tabs>
          <w:tab w:val="center" w:pos="4800"/>
          <w:tab w:val="right" w:pos="9500"/>
        </w:tabs>
        <w:ind w:firstLine="0"/>
        <w:rPr>
          <w:rFonts w:ascii="Verdana" w:eastAsiaTheme="minorEastAsia" w:hAnsi="Verdana"/>
          <w:sz w:val="24"/>
          <w:szCs w:val="24"/>
        </w:rPr>
      </w:pPr>
      <w:r w:rsidRPr="008B6639">
        <w:rPr>
          <w:rFonts w:ascii="Verdana" w:eastAsiaTheme="minorEastAsia" w:hAnsi="Verdana"/>
          <w:sz w:val="24"/>
          <w:szCs w:val="24"/>
        </w:rPr>
        <w:t xml:space="preserve">4  </w:t>
      </w:r>
      <w:bookmarkStart w:id="147" w:name="GrindEQpgref5b204b238"/>
      <w:bookmarkEnd w:id="147"/>
      <w:r w:rsidRPr="008B6639">
        <w:rPr>
          <w:rFonts w:ascii="Verdana" w:eastAsiaTheme="minorEastAsia" w:hAnsi="Verdana"/>
          <w:sz w:val="24"/>
          <w:szCs w:val="24"/>
        </w:rPr>
        <w:t>Conclusion</w:t>
      </w:r>
    </w:p>
    <w:p w14:paraId="68658EA0" w14:textId="77777777" w:rsidR="008B6639" w:rsidRPr="008B6639" w:rsidRDefault="008B6639" w:rsidP="008B6639"/>
    <w:p w14:paraId="4984281F" w14:textId="6AD37273" w:rsidR="000C17F0" w:rsidRDefault="00FE27D3" w:rsidP="008B6639">
      <w:pPr>
        <w:tabs>
          <w:tab w:val="center" w:pos="4800"/>
          <w:tab w:val="right" w:pos="9500"/>
        </w:tabs>
        <w:jc w:val="both"/>
        <w:rPr>
          <w:rFonts w:ascii="Verdana" w:hAnsi="Verdana"/>
          <w:noProof/>
          <w:sz w:val="20"/>
          <w:szCs w:val="20"/>
        </w:rPr>
      </w:pPr>
      <w:r>
        <w:rPr>
          <w:rFonts w:ascii="Verdana" w:hAnsi="Verdana"/>
          <w:noProof/>
          <w:sz w:val="20"/>
          <w:szCs w:val="20"/>
        </w:rPr>
        <w:tab/>
      </w:r>
      <w:del w:id="148" w:author="Brenda Murray" w:date="2019-08-16T13:31:00Z">
        <w:r w:rsidR="000C17F0" w:rsidRPr="008B6639" w:rsidDel="00AE190A">
          <w:rPr>
            <w:rFonts w:ascii="Verdana" w:hAnsi="Verdana"/>
            <w:noProof/>
            <w:sz w:val="20"/>
            <w:szCs w:val="20"/>
          </w:rPr>
          <w:delText xml:space="preserve">We </w:delText>
        </w:r>
      </w:del>
      <w:ins w:id="149" w:author="Brenda Murray" w:date="2019-08-16T13:31:00Z">
        <w:r w:rsidR="00AE190A">
          <w:rPr>
            <w:rFonts w:ascii="Verdana" w:hAnsi="Verdana"/>
            <w:noProof/>
            <w:sz w:val="20"/>
            <w:szCs w:val="20"/>
          </w:rPr>
          <w:t xml:space="preserve">This research </w:t>
        </w:r>
      </w:ins>
      <w:r w:rsidR="000C17F0" w:rsidRPr="008B6639">
        <w:rPr>
          <w:rFonts w:ascii="Verdana" w:hAnsi="Verdana"/>
          <w:noProof/>
          <w:sz w:val="20"/>
          <w:szCs w:val="20"/>
        </w:rPr>
        <w:t>quantif</w:t>
      </w:r>
      <w:del w:id="150" w:author="Brenda Murray" w:date="2019-08-16T13:31:00Z">
        <w:r w:rsidR="000C17F0" w:rsidRPr="008B6639" w:rsidDel="00AE190A">
          <w:rPr>
            <w:rFonts w:ascii="Verdana" w:hAnsi="Verdana"/>
            <w:noProof/>
            <w:sz w:val="20"/>
            <w:szCs w:val="20"/>
          </w:rPr>
          <w:delText>y</w:delText>
        </w:r>
      </w:del>
      <w:ins w:id="151" w:author="Brenda Murray" w:date="2019-08-16T13:31:00Z">
        <w:r w:rsidR="00AE190A">
          <w:rPr>
            <w:rFonts w:ascii="Verdana" w:hAnsi="Verdana"/>
            <w:noProof/>
            <w:sz w:val="20"/>
            <w:szCs w:val="20"/>
          </w:rPr>
          <w:t>ies</w:t>
        </w:r>
      </w:ins>
      <w:r w:rsidR="000C17F0" w:rsidRPr="008B6639">
        <w:rPr>
          <w:rFonts w:ascii="Verdana" w:hAnsi="Verdana"/>
          <w:noProof/>
          <w:sz w:val="20"/>
          <w:szCs w:val="20"/>
        </w:rPr>
        <w:t xml:space="preserve"> and measure</w:t>
      </w:r>
      <w:ins w:id="152" w:author="Brenda Murray" w:date="2019-08-16T13:31:00Z">
        <w:r w:rsidR="00AE190A">
          <w:rPr>
            <w:rFonts w:ascii="Verdana" w:hAnsi="Verdana"/>
            <w:noProof/>
            <w:sz w:val="20"/>
            <w:szCs w:val="20"/>
          </w:rPr>
          <w:t>s</w:t>
        </w:r>
      </w:ins>
      <w:r w:rsidR="000C17F0" w:rsidRPr="008B6639">
        <w:rPr>
          <w:rFonts w:ascii="Verdana" w:hAnsi="Verdana"/>
          <w:noProof/>
          <w:sz w:val="20"/>
          <w:szCs w:val="20"/>
        </w:rPr>
        <w:t xml:space="preserve"> college students’ understanding of the concepts of purpose and audience in their writing assignments and examine</w:t>
      </w:r>
      <w:ins w:id="153" w:author="Brenda Murray" w:date="2019-08-16T13:31:00Z">
        <w:r w:rsidR="00AE190A">
          <w:rPr>
            <w:rFonts w:ascii="Verdana" w:hAnsi="Verdana"/>
            <w:noProof/>
            <w:sz w:val="20"/>
            <w:szCs w:val="20"/>
          </w:rPr>
          <w:t>s</w:t>
        </w:r>
      </w:ins>
      <w:r w:rsidR="000C17F0" w:rsidRPr="008B6639">
        <w:rPr>
          <w:rFonts w:ascii="Verdana" w:hAnsi="Verdana"/>
          <w:noProof/>
          <w:sz w:val="20"/>
          <w:szCs w:val="20"/>
        </w:rPr>
        <w:t xml:space="preserve"> evidence for contributing factors including avenues for instructor influences, student mindset, demographic characteristics, and academic status. Almost all of students have low perceptions of purpose in their writing, describing the content of their writing assignments rather than the piece of writing having an influence on reader or themselves. </w:t>
      </w:r>
      <w:del w:id="154" w:author="Brenda Murray" w:date="2019-08-16T13:31:00Z">
        <w:r w:rsidR="000C17F0" w:rsidRPr="008B6639" w:rsidDel="00AE190A">
          <w:rPr>
            <w:rFonts w:ascii="Verdana" w:hAnsi="Verdana"/>
            <w:noProof/>
            <w:sz w:val="20"/>
            <w:szCs w:val="20"/>
          </w:rPr>
          <w:delText>We also find that m</w:delText>
        </w:r>
      </w:del>
      <w:ins w:id="155" w:author="Brenda Murray" w:date="2019-08-16T13:31:00Z">
        <w:r w:rsidR="00AE190A">
          <w:rPr>
            <w:rFonts w:ascii="Verdana" w:hAnsi="Verdana"/>
            <w:noProof/>
            <w:sz w:val="20"/>
            <w:szCs w:val="20"/>
          </w:rPr>
          <w:t>M</w:t>
        </w:r>
      </w:ins>
      <w:r w:rsidR="000C17F0" w:rsidRPr="008B6639">
        <w:rPr>
          <w:rFonts w:ascii="Verdana" w:hAnsi="Verdana"/>
          <w:noProof/>
          <w:sz w:val="20"/>
          <w:szCs w:val="20"/>
        </w:rPr>
        <w:t xml:space="preserve">ost students perceive low levels of audience, a majority identifying their instructor as the target audience of their work. </w:t>
      </w:r>
      <w:del w:id="156" w:author="Brenda Murray" w:date="2019-08-16T13:32:00Z">
        <w:r w:rsidR="000C17F0" w:rsidRPr="008B6639" w:rsidDel="00AE190A">
          <w:rPr>
            <w:rFonts w:ascii="Verdana" w:hAnsi="Verdana"/>
            <w:noProof/>
            <w:sz w:val="20"/>
            <w:szCs w:val="20"/>
          </w:rPr>
          <w:delText xml:space="preserve">We do </w:delText>
        </w:r>
      </w:del>
      <w:ins w:id="157" w:author="Brenda Murray" w:date="2019-08-16T13:32:00Z">
        <w:r w:rsidR="00AE190A">
          <w:rPr>
            <w:rFonts w:ascii="Verdana" w:hAnsi="Verdana"/>
            <w:noProof/>
            <w:sz w:val="20"/>
            <w:szCs w:val="20"/>
          </w:rPr>
          <w:t xml:space="preserve">The analysis does </w:t>
        </w:r>
      </w:ins>
      <w:r w:rsidR="000C17F0" w:rsidRPr="008B6639">
        <w:rPr>
          <w:rFonts w:ascii="Verdana" w:hAnsi="Verdana"/>
          <w:noProof/>
          <w:sz w:val="20"/>
          <w:szCs w:val="20"/>
        </w:rPr>
        <w:t xml:space="preserve">not find that students’ sense of purpose or audience deepens as they progress in college. In fact, </w:t>
      </w:r>
      <w:del w:id="158" w:author="Brenda Murray" w:date="2019-08-16T13:32:00Z">
        <w:r w:rsidR="000C17F0" w:rsidRPr="008B6639" w:rsidDel="00AE190A">
          <w:rPr>
            <w:rFonts w:ascii="Verdana" w:hAnsi="Verdana"/>
            <w:noProof/>
            <w:sz w:val="20"/>
            <w:szCs w:val="20"/>
          </w:rPr>
          <w:delText xml:space="preserve">we find </w:delText>
        </w:r>
      </w:del>
      <w:ins w:id="159" w:author="Brenda Murray" w:date="2019-08-16T13:32:00Z">
        <w:r w:rsidR="00AE190A">
          <w:rPr>
            <w:rFonts w:ascii="Verdana" w:hAnsi="Verdana"/>
            <w:noProof/>
            <w:sz w:val="20"/>
            <w:szCs w:val="20"/>
          </w:rPr>
          <w:t xml:space="preserve">the </w:t>
        </w:r>
      </w:ins>
      <w:r w:rsidR="000C17F0" w:rsidRPr="008B6639">
        <w:rPr>
          <w:rFonts w:ascii="Verdana" w:hAnsi="Verdana"/>
          <w:noProof/>
          <w:sz w:val="20"/>
          <w:szCs w:val="20"/>
        </w:rPr>
        <w:t xml:space="preserve">evidence </w:t>
      </w:r>
      <w:ins w:id="160" w:author="Brenda Murray" w:date="2019-08-16T13:32:00Z">
        <w:r w:rsidR="00AE190A">
          <w:rPr>
            <w:rFonts w:ascii="Verdana" w:hAnsi="Verdana"/>
            <w:noProof/>
            <w:sz w:val="20"/>
            <w:szCs w:val="20"/>
          </w:rPr>
          <w:t>shows</w:t>
        </w:r>
      </w:ins>
      <w:del w:id="161" w:author="Brenda Murray" w:date="2019-08-16T13:32:00Z">
        <w:r w:rsidR="000C17F0" w:rsidRPr="008B6639" w:rsidDel="00AE190A">
          <w:rPr>
            <w:rFonts w:ascii="Verdana" w:hAnsi="Verdana"/>
            <w:noProof/>
            <w:sz w:val="20"/>
            <w:szCs w:val="20"/>
          </w:rPr>
          <w:delText>of</w:delText>
        </w:r>
      </w:del>
      <w:r w:rsidR="000C17F0" w:rsidRPr="008B6639">
        <w:rPr>
          <w:rFonts w:ascii="Verdana" w:hAnsi="Verdana"/>
          <w:noProof/>
          <w:sz w:val="20"/>
          <w:szCs w:val="20"/>
        </w:rPr>
        <w:t xml:space="preserve"> a lower perception of purpose as students accumulate more credits.</w:t>
      </w:r>
    </w:p>
    <w:p w14:paraId="1619D193" w14:textId="77777777" w:rsidR="00487B1F" w:rsidRDefault="00487B1F" w:rsidP="008B6639">
      <w:pPr>
        <w:tabs>
          <w:tab w:val="center" w:pos="4800"/>
          <w:tab w:val="right" w:pos="9500"/>
        </w:tabs>
        <w:jc w:val="both"/>
        <w:rPr>
          <w:rFonts w:ascii="Verdana" w:hAnsi="Verdana" w:cs="Times New Roman"/>
          <w:noProof/>
          <w:sz w:val="20"/>
          <w:szCs w:val="20"/>
        </w:rPr>
      </w:pPr>
    </w:p>
    <w:p w14:paraId="6E04169C" w14:textId="0E770BE0" w:rsidR="000C17F0" w:rsidRDefault="000C17F0" w:rsidP="008B6639">
      <w:pPr>
        <w:tabs>
          <w:tab w:val="center" w:pos="4800"/>
          <w:tab w:val="right" w:pos="9500"/>
        </w:tabs>
        <w:jc w:val="both"/>
        <w:rPr>
          <w:rFonts w:ascii="Verdana" w:hAnsi="Verdana"/>
          <w:noProof/>
          <w:sz w:val="20"/>
          <w:szCs w:val="20"/>
        </w:rPr>
      </w:pPr>
      <w:del w:id="162" w:author="Brenda Murray" w:date="2019-08-16T13:32:00Z">
        <w:r w:rsidRPr="008B6639" w:rsidDel="00AE190A">
          <w:rPr>
            <w:rFonts w:ascii="Verdana" w:hAnsi="Verdana"/>
            <w:noProof/>
            <w:sz w:val="20"/>
            <w:szCs w:val="20"/>
          </w:rPr>
          <w:delText xml:space="preserve">We </w:delText>
        </w:r>
        <w:r w:rsidR="002D36B4" w:rsidDel="00AE190A">
          <w:rPr>
            <w:rFonts w:ascii="Verdana" w:hAnsi="Verdana"/>
            <w:noProof/>
            <w:sz w:val="20"/>
            <w:szCs w:val="20"/>
          </w:rPr>
          <w:delText xml:space="preserve">do </w:delText>
        </w:r>
        <w:r w:rsidRPr="008B6639" w:rsidDel="00AE190A">
          <w:rPr>
            <w:rFonts w:ascii="Verdana" w:hAnsi="Verdana"/>
            <w:noProof/>
            <w:sz w:val="20"/>
            <w:szCs w:val="20"/>
          </w:rPr>
          <w:delText>find</w:delText>
        </w:r>
      </w:del>
      <w:ins w:id="163" w:author="Brenda Murray" w:date="2019-08-16T13:32:00Z">
        <w:r w:rsidR="00AE190A">
          <w:rPr>
            <w:rFonts w:ascii="Verdana" w:hAnsi="Verdana"/>
            <w:noProof/>
            <w:sz w:val="20"/>
            <w:szCs w:val="20"/>
          </w:rPr>
          <w:t>There is</w:t>
        </w:r>
      </w:ins>
      <w:r w:rsidRPr="008B6639">
        <w:rPr>
          <w:rFonts w:ascii="Verdana" w:hAnsi="Verdana"/>
          <w:noProof/>
          <w:sz w:val="20"/>
          <w:szCs w:val="20"/>
        </w:rPr>
        <w:t xml:space="preserve"> statistical evidence for avenues for instructor influences including creating </w:t>
      </w:r>
      <w:r w:rsidRPr="008B6639">
        <w:rPr>
          <w:rFonts w:ascii="Verdana" w:hAnsi="Verdana"/>
          <w:noProof/>
          <w:sz w:val="20"/>
          <w:szCs w:val="20"/>
        </w:rPr>
        <w:lastRenderedPageBreak/>
        <w:t>opportunities for feedback during students’ writing process and encouraging a growth mindset.</w:t>
      </w:r>
    </w:p>
    <w:p w14:paraId="46E1706B" w14:textId="77777777" w:rsidR="008B6639" w:rsidRPr="008B6639" w:rsidRDefault="008B6639" w:rsidP="008B6639">
      <w:pPr>
        <w:tabs>
          <w:tab w:val="center" w:pos="4800"/>
          <w:tab w:val="right" w:pos="9500"/>
        </w:tabs>
        <w:jc w:val="both"/>
        <w:rPr>
          <w:rFonts w:ascii="Verdana" w:hAnsi="Verdana" w:cs="Times New Roman"/>
          <w:noProof/>
          <w:sz w:val="20"/>
          <w:szCs w:val="20"/>
        </w:rPr>
      </w:pPr>
    </w:p>
    <w:p w14:paraId="2DE44759" w14:textId="5F199379" w:rsidR="000C17F0" w:rsidRPr="008B6639" w:rsidRDefault="000C17F0" w:rsidP="008B6639">
      <w:pPr>
        <w:tabs>
          <w:tab w:val="center" w:pos="4800"/>
          <w:tab w:val="right" w:pos="9500"/>
        </w:tabs>
        <w:jc w:val="both"/>
        <w:rPr>
          <w:rFonts w:ascii="Verdana" w:hAnsi="Verdana" w:cs="Times New Roman"/>
          <w:noProof/>
          <w:sz w:val="20"/>
          <w:szCs w:val="20"/>
        </w:rPr>
      </w:pPr>
      <w:r w:rsidRPr="008B6639">
        <w:rPr>
          <w:rFonts w:ascii="Verdana" w:hAnsi="Verdana"/>
          <w:noProof/>
          <w:sz w:val="20"/>
          <w:szCs w:val="20"/>
        </w:rPr>
        <w:t xml:space="preserve">College writing assignments do have many purposes and intended audiences, and </w:t>
      </w:r>
      <w:del w:id="164" w:author="Brenda Murray" w:date="2019-08-16T13:33:00Z">
        <w:r w:rsidRPr="008B6639" w:rsidDel="00AE190A">
          <w:rPr>
            <w:rFonts w:ascii="Verdana" w:hAnsi="Verdana"/>
            <w:noProof/>
            <w:sz w:val="20"/>
            <w:szCs w:val="20"/>
          </w:rPr>
          <w:delText>we expect that</w:delText>
        </w:r>
        <w:r w:rsidR="008035BC" w:rsidDel="00AE190A">
          <w:rPr>
            <w:rFonts w:ascii="Verdana" w:hAnsi="Verdana"/>
            <w:noProof/>
            <w:sz w:val="20"/>
            <w:szCs w:val="20"/>
          </w:rPr>
          <w:delText xml:space="preserve"> </w:delText>
        </w:r>
      </w:del>
      <w:r w:rsidR="008035BC">
        <w:rPr>
          <w:rFonts w:ascii="Verdana" w:hAnsi="Verdana"/>
          <w:noProof/>
          <w:sz w:val="20"/>
          <w:szCs w:val="20"/>
        </w:rPr>
        <w:t>college</w:t>
      </w:r>
      <w:r w:rsidRPr="008B6639">
        <w:rPr>
          <w:rFonts w:ascii="Verdana" w:hAnsi="Verdana"/>
          <w:noProof/>
          <w:sz w:val="20"/>
          <w:szCs w:val="20"/>
        </w:rPr>
        <w:t xml:space="preserve"> students</w:t>
      </w:r>
      <w:r w:rsidR="008035BC">
        <w:rPr>
          <w:rFonts w:ascii="Verdana" w:hAnsi="Verdana"/>
          <w:noProof/>
          <w:sz w:val="20"/>
          <w:szCs w:val="20"/>
        </w:rPr>
        <w:t xml:space="preserve">’ </w:t>
      </w:r>
      <w:r w:rsidRPr="008B6639">
        <w:rPr>
          <w:rFonts w:ascii="Verdana" w:hAnsi="Verdana"/>
          <w:noProof/>
          <w:sz w:val="20"/>
          <w:szCs w:val="20"/>
        </w:rPr>
        <w:t>writing</w:t>
      </w:r>
      <w:r w:rsidR="008035BC">
        <w:rPr>
          <w:rFonts w:ascii="Verdana" w:hAnsi="Verdana"/>
          <w:noProof/>
          <w:sz w:val="20"/>
          <w:szCs w:val="20"/>
        </w:rPr>
        <w:t xml:space="preserve"> exeriences </w:t>
      </w:r>
      <w:del w:id="165" w:author="Brenda Murray" w:date="2019-08-16T13:33:00Z">
        <w:r w:rsidR="008035BC" w:rsidDel="00AE190A">
          <w:rPr>
            <w:rFonts w:ascii="Verdana" w:hAnsi="Verdana"/>
            <w:noProof/>
            <w:sz w:val="20"/>
            <w:szCs w:val="20"/>
          </w:rPr>
          <w:delText xml:space="preserve">to </w:delText>
        </w:r>
      </w:del>
      <w:ins w:id="166" w:author="Brenda Murray" w:date="2019-08-16T13:33:00Z">
        <w:r w:rsidR="00AE190A">
          <w:rPr>
            <w:rFonts w:ascii="Verdana" w:hAnsi="Verdana"/>
            <w:noProof/>
            <w:sz w:val="20"/>
            <w:szCs w:val="20"/>
          </w:rPr>
          <w:t>should</w:t>
        </w:r>
        <w:r w:rsidR="00AE190A">
          <w:rPr>
            <w:rFonts w:ascii="Verdana" w:hAnsi="Verdana"/>
            <w:noProof/>
            <w:sz w:val="20"/>
            <w:szCs w:val="20"/>
          </w:rPr>
          <w:t xml:space="preserve"> </w:t>
        </w:r>
      </w:ins>
      <w:r w:rsidR="008035BC">
        <w:rPr>
          <w:rFonts w:ascii="Verdana" w:hAnsi="Verdana"/>
          <w:noProof/>
          <w:sz w:val="20"/>
          <w:szCs w:val="20"/>
        </w:rPr>
        <w:t xml:space="preserve">include </w:t>
      </w:r>
      <w:r w:rsidR="007D6133">
        <w:rPr>
          <w:rFonts w:ascii="Verdana" w:hAnsi="Verdana"/>
          <w:noProof/>
          <w:sz w:val="20"/>
          <w:szCs w:val="20"/>
        </w:rPr>
        <w:t xml:space="preserve">all three purposes we identified, </w:t>
      </w:r>
      <w:r w:rsidRPr="008B6639">
        <w:rPr>
          <w:rFonts w:ascii="Verdana" w:hAnsi="Verdana"/>
          <w:noProof/>
          <w:sz w:val="20"/>
          <w:szCs w:val="20"/>
        </w:rPr>
        <w:t xml:space="preserve">demonstrate knowledge to their professor, writing to be self-reflective, and writing with the purpose to transform a target audience. All these purposes and audiences have their place, but </w:t>
      </w:r>
      <w:ins w:id="167" w:author="Brenda Murray" w:date="2019-08-16T13:33:00Z">
        <w:r w:rsidR="00AE190A">
          <w:rPr>
            <w:rFonts w:ascii="Verdana" w:hAnsi="Verdana"/>
            <w:noProof/>
            <w:sz w:val="20"/>
            <w:szCs w:val="20"/>
          </w:rPr>
          <w:t>instructors</w:t>
        </w:r>
      </w:ins>
      <w:del w:id="168" w:author="Brenda Murray" w:date="2019-08-16T13:33:00Z">
        <w:r w:rsidRPr="008B6639" w:rsidDel="00AE190A">
          <w:rPr>
            <w:rFonts w:ascii="Verdana" w:hAnsi="Verdana"/>
            <w:noProof/>
            <w:sz w:val="20"/>
            <w:szCs w:val="20"/>
          </w:rPr>
          <w:delText>we</w:delText>
        </w:r>
      </w:del>
      <w:r w:rsidRPr="008B6639">
        <w:rPr>
          <w:rFonts w:ascii="Verdana" w:hAnsi="Verdana"/>
          <w:noProof/>
          <w:sz w:val="20"/>
          <w:szCs w:val="20"/>
        </w:rPr>
        <w:t xml:space="preserve"> must move students toward the higher levels of purpose and audience, as all careers we prepare students for across disciplines require effective written communication skills and attention to audience and purpose. </w:t>
      </w:r>
      <w:del w:id="169" w:author="Brenda Murray" w:date="2019-08-16T13:33:00Z">
        <w:r w:rsidRPr="008B6639" w:rsidDel="00AE190A">
          <w:rPr>
            <w:rFonts w:ascii="Verdana" w:hAnsi="Verdana"/>
            <w:noProof/>
            <w:sz w:val="20"/>
            <w:szCs w:val="20"/>
          </w:rPr>
          <w:delText>We have identified that</w:delText>
        </w:r>
      </w:del>
      <w:ins w:id="170" w:author="Brenda Murray" w:date="2019-08-16T13:33:00Z">
        <w:r w:rsidR="00AE190A">
          <w:rPr>
            <w:rFonts w:ascii="Verdana" w:hAnsi="Verdana"/>
            <w:noProof/>
            <w:sz w:val="20"/>
            <w:szCs w:val="20"/>
          </w:rPr>
          <w:t>These results show that</w:t>
        </w:r>
      </w:ins>
      <w:r w:rsidRPr="008B6639">
        <w:rPr>
          <w:rFonts w:ascii="Verdana" w:hAnsi="Verdana"/>
          <w:noProof/>
          <w:sz w:val="20"/>
          <w:szCs w:val="20"/>
        </w:rPr>
        <w:t xml:space="preserve"> few students experienced these higher levels in their last significant writing assignment, but</w:t>
      </w:r>
      <w:ins w:id="171" w:author="Brenda Murray" w:date="2019-08-16T13:34:00Z">
        <w:r w:rsidR="00AE190A">
          <w:rPr>
            <w:rFonts w:ascii="Verdana" w:hAnsi="Verdana"/>
            <w:noProof/>
            <w:sz w:val="20"/>
            <w:szCs w:val="20"/>
          </w:rPr>
          <w:t xml:space="preserve"> there are</w:t>
        </w:r>
      </w:ins>
      <w:bookmarkStart w:id="172" w:name="_GoBack"/>
      <w:bookmarkEnd w:id="172"/>
      <w:r w:rsidRPr="008B6639">
        <w:rPr>
          <w:rFonts w:ascii="Verdana" w:hAnsi="Verdana"/>
          <w:noProof/>
          <w:sz w:val="20"/>
          <w:szCs w:val="20"/>
        </w:rPr>
        <w:t xml:space="preserve"> </w:t>
      </w:r>
      <w:del w:id="173" w:author="Brenda Murray" w:date="2019-08-16T13:33:00Z">
        <w:r w:rsidRPr="008B6639" w:rsidDel="00AE190A">
          <w:rPr>
            <w:rFonts w:ascii="Verdana" w:hAnsi="Verdana"/>
            <w:noProof/>
            <w:sz w:val="20"/>
            <w:szCs w:val="20"/>
          </w:rPr>
          <w:delText xml:space="preserve">we find </w:delText>
        </w:r>
      </w:del>
      <w:r w:rsidRPr="008B6639">
        <w:rPr>
          <w:rFonts w:ascii="Verdana" w:hAnsi="Verdana"/>
          <w:noProof/>
          <w:sz w:val="20"/>
          <w:szCs w:val="20"/>
        </w:rPr>
        <w:t>straightforward avenues for instructors to make a difference.</w:t>
      </w:r>
    </w:p>
    <w:p w14:paraId="6308D720" w14:textId="77777777" w:rsidR="008B6639" w:rsidRDefault="008B6639">
      <w:pPr>
        <w:widowControl/>
        <w:autoSpaceDE/>
        <w:autoSpaceDN/>
        <w:adjustRightInd/>
        <w:spacing w:after="160" w:line="259" w:lineRule="auto"/>
        <w:rPr>
          <w:rFonts w:ascii="Verdana" w:hAnsi="Verdana"/>
          <w:b/>
          <w:bCs/>
          <w:noProof/>
        </w:rPr>
      </w:pPr>
      <w:r>
        <w:rPr>
          <w:rFonts w:ascii="Verdana" w:hAnsi="Verdana"/>
          <w:b/>
          <w:bCs/>
          <w:noProof/>
        </w:rPr>
        <w:br w:type="page"/>
      </w:r>
    </w:p>
    <w:p w14:paraId="27F609EA" w14:textId="51A28659" w:rsidR="000C17F0" w:rsidRPr="008B6639" w:rsidRDefault="000C17F0" w:rsidP="008B6639">
      <w:pPr>
        <w:tabs>
          <w:tab w:val="center" w:pos="4800"/>
          <w:tab w:val="right" w:pos="9500"/>
        </w:tabs>
        <w:jc w:val="both"/>
        <w:rPr>
          <w:rFonts w:ascii="Verdana" w:hAnsi="Verdana" w:cs="Times New Roman"/>
          <w:noProof/>
          <w:sz w:val="20"/>
          <w:szCs w:val="20"/>
        </w:rPr>
      </w:pPr>
      <w:r w:rsidRPr="008B6639">
        <w:rPr>
          <w:rFonts w:ascii="Verdana" w:hAnsi="Verdana"/>
          <w:b/>
          <w:bCs/>
          <w:noProof/>
        </w:rPr>
        <w:lastRenderedPageBreak/>
        <w:t>References</w:t>
      </w:r>
    </w:p>
    <w:p w14:paraId="4F88DE87" w14:textId="77777777" w:rsidR="000C17F0" w:rsidRPr="008B6639" w:rsidRDefault="000C17F0" w:rsidP="008B6639">
      <w:pPr>
        <w:tabs>
          <w:tab w:val="center" w:pos="4800"/>
          <w:tab w:val="right" w:pos="9500"/>
        </w:tabs>
        <w:rPr>
          <w:rFonts w:ascii="Verdana" w:hAnsi="Verdana" w:cs="Times New Roman"/>
          <w:noProof/>
          <w:sz w:val="20"/>
          <w:szCs w:val="20"/>
        </w:rPr>
      </w:pPr>
    </w:p>
    <w:p w14:paraId="50CDBC15"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Aronson, J., Fried, C. B., and Good, C. (2002).  Reducing the Effects of Stereotype Threat on African American College Students by Shaping Theories of Intelligence.  </w:t>
      </w:r>
      <w:r w:rsidRPr="008B6639">
        <w:rPr>
          <w:rFonts w:ascii="Verdana" w:hAnsi="Verdana"/>
          <w:i/>
          <w:iCs/>
          <w:noProof/>
          <w:sz w:val="20"/>
          <w:szCs w:val="20"/>
        </w:rPr>
        <w:t xml:space="preserve"> Journal of Experimental Social Psychology</w:t>
      </w:r>
      <w:r w:rsidRPr="008B6639">
        <w:rPr>
          <w:rFonts w:ascii="Verdana" w:hAnsi="Verdana"/>
          <w:noProof/>
          <w:sz w:val="20"/>
          <w:szCs w:val="20"/>
        </w:rPr>
        <w:t>, 38(2):113–125.</w:t>
      </w:r>
    </w:p>
    <w:p w14:paraId="6759C091" w14:textId="77777777" w:rsidR="000C17F0" w:rsidRPr="008B6639" w:rsidRDefault="000C17F0" w:rsidP="008B6639">
      <w:pPr>
        <w:tabs>
          <w:tab w:val="center" w:pos="4800"/>
          <w:tab w:val="right" w:pos="9500"/>
        </w:tabs>
        <w:rPr>
          <w:rFonts w:ascii="Verdana" w:hAnsi="Verdana" w:cs="Times New Roman"/>
          <w:noProof/>
          <w:sz w:val="20"/>
          <w:szCs w:val="20"/>
        </w:rPr>
      </w:pPr>
    </w:p>
    <w:p w14:paraId="793D7555"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Blackwell, L. S., Trzesniewski, K. H., and Dweck, C. S. (2007).  Implicit Theories of Intelligence Predict Achievement Across an Adolescent Transition: A Longitudinal Study and an Intervention.  </w:t>
      </w:r>
      <w:r w:rsidRPr="008B6639">
        <w:rPr>
          <w:rFonts w:ascii="Verdana" w:hAnsi="Verdana"/>
          <w:i/>
          <w:iCs/>
          <w:noProof/>
          <w:sz w:val="20"/>
          <w:szCs w:val="20"/>
        </w:rPr>
        <w:t xml:space="preserve"> Child Development</w:t>
      </w:r>
      <w:r w:rsidRPr="008B6639">
        <w:rPr>
          <w:rFonts w:ascii="Verdana" w:hAnsi="Verdana"/>
          <w:noProof/>
          <w:sz w:val="20"/>
          <w:szCs w:val="20"/>
        </w:rPr>
        <w:t>, 78(1):246–263.</w:t>
      </w:r>
    </w:p>
    <w:p w14:paraId="1D5688A1" w14:textId="77777777" w:rsidR="000C17F0" w:rsidRPr="008B6639" w:rsidRDefault="000C17F0" w:rsidP="008B6639">
      <w:pPr>
        <w:tabs>
          <w:tab w:val="center" w:pos="4800"/>
          <w:tab w:val="right" w:pos="9500"/>
        </w:tabs>
        <w:rPr>
          <w:rFonts w:ascii="Verdana" w:hAnsi="Verdana" w:cs="Times New Roman"/>
          <w:noProof/>
          <w:sz w:val="20"/>
          <w:szCs w:val="20"/>
        </w:rPr>
      </w:pPr>
    </w:p>
    <w:p w14:paraId="1BC43AFE"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Cook, S. L., Komissarov, S., Murray, B., and Murray, J. (2017).  Predictors for Growth Mindset and Sense of Belonging in College Students.  </w:t>
      </w:r>
      <w:r w:rsidRPr="008B6639">
        <w:rPr>
          <w:rFonts w:ascii="Verdana" w:hAnsi="Verdana"/>
          <w:i/>
          <w:iCs/>
          <w:noProof/>
          <w:sz w:val="20"/>
          <w:szCs w:val="20"/>
        </w:rPr>
        <w:t xml:space="preserve"> SSRN Electronic Journal</w:t>
      </w:r>
      <w:r w:rsidRPr="008B6639">
        <w:rPr>
          <w:rFonts w:ascii="Verdana" w:hAnsi="Verdana"/>
          <w:noProof/>
          <w:sz w:val="20"/>
          <w:szCs w:val="20"/>
        </w:rPr>
        <w:t>.</w:t>
      </w:r>
    </w:p>
    <w:p w14:paraId="79E29C3A" w14:textId="77777777" w:rsidR="000C17F0" w:rsidRPr="008B6639" w:rsidRDefault="000C17F0" w:rsidP="008B6639">
      <w:pPr>
        <w:tabs>
          <w:tab w:val="center" w:pos="4800"/>
          <w:tab w:val="right" w:pos="9500"/>
        </w:tabs>
        <w:rPr>
          <w:rFonts w:ascii="Verdana" w:hAnsi="Verdana" w:cs="Times New Roman"/>
          <w:noProof/>
          <w:sz w:val="20"/>
          <w:szCs w:val="20"/>
        </w:rPr>
      </w:pPr>
    </w:p>
    <w:p w14:paraId="05904CCB"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DeBerard, M. S., Spielmans, G. I., and Julka, D. L. (2004).  Predictors of Academic Achievement and Retention among College Freshmen: A Longitudinal Study.  </w:t>
      </w:r>
      <w:r w:rsidRPr="008B6639">
        <w:rPr>
          <w:rFonts w:ascii="Verdana" w:hAnsi="Verdana"/>
          <w:i/>
          <w:iCs/>
          <w:noProof/>
          <w:sz w:val="20"/>
          <w:szCs w:val="20"/>
        </w:rPr>
        <w:t xml:space="preserve"> College Student Journal</w:t>
      </w:r>
      <w:r w:rsidRPr="008B6639">
        <w:rPr>
          <w:rFonts w:ascii="Verdana" w:hAnsi="Verdana"/>
          <w:noProof/>
          <w:sz w:val="20"/>
          <w:szCs w:val="20"/>
        </w:rPr>
        <w:t>, 38(1):66.</w:t>
      </w:r>
    </w:p>
    <w:p w14:paraId="79C456C2" w14:textId="77777777" w:rsidR="000C17F0" w:rsidRPr="008B6639" w:rsidRDefault="000C17F0" w:rsidP="008B6639">
      <w:pPr>
        <w:tabs>
          <w:tab w:val="center" w:pos="4800"/>
          <w:tab w:val="right" w:pos="9500"/>
        </w:tabs>
        <w:rPr>
          <w:rFonts w:ascii="Verdana" w:hAnsi="Verdana" w:cs="Times New Roman"/>
          <w:noProof/>
          <w:sz w:val="20"/>
          <w:szCs w:val="20"/>
        </w:rPr>
      </w:pPr>
    </w:p>
    <w:p w14:paraId="7C413B3F"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Dweck, C. S. (1999).  </w:t>
      </w:r>
      <w:r w:rsidRPr="008B6639">
        <w:rPr>
          <w:rFonts w:ascii="Verdana" w:hAnsi="Verdana"/>
          <w:i/>
          <w:iCs/>
          <w:noProof/>
          <w:sz w:val="20"/>
          <w:szCs w:val="20"/>
        </w:rPr>
        <w:t xml:space="preserve"> Self-theories: Their role in motivation, personality, and development</w:t>
      </w:r>
      <w:r w:rsidRPr="008B6639">
        <w:rPr>
          <w:rFonts w:ascii="Verdana" w:hAnsi="Verdana"/>
          <w:noProof/>
          <w:sz w:val="20"/>
          <w:szCs w:val="20"/>
        </w:rPr>
        <w:t>.  Self-theories: Their role in motivation, personality, and development. Psychology Press, New York, NY, US.</w:t>
      </w:r>
    </w:p>
    <w:p w14:paraId="02D7EEB6" w14:textId="77777777" w:rsidR="000C17F0" w:rsidRPr="008B6639" w:rsidRDefault="000C17F0" w:rsidP="008B6639">
      <w:pPr>
        <w:tabs>
          <w:tab w:val="center" w:pos="4800"/>
          <w:tab w:val="right" w:pos="9500"/>
        </w:tabs>
        <w:rPr>
          <w:rFonts w:ascii="Verdana" w:hAnsi="Verdana" w:cs="Times New Roman"/>
          <w:noProof/>
          <w:sz w:val="20"/>
          <w:szCs w:val="20"/>
        </w:rPr>
      </w:pPr>
    </w:p>
    <w:p w14:paraId="30ED6ED8"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Dweck, C. S. (2008).  Mindsets and Math/Science Achievement.  </w:t>
      </w:r>
      <w:r w:rsidRPr="008B6639">
        <w:rPr>
          <w:rFonts w:ascii="Verdana" w:hAnsi="Verdana"/>
          <w:i/>
          <w:iCs/>
          <w:noProof/>
          <w:sz w:val="20"/>
          <w:szCs w:val="20"/>
        </w:rPr>
        <w:t xml:space="preserve"> Prepared for the Canegie Corporation of New York-Institute for Advanced Study Commission on Mathematics and Science Foundation.</w:t>
      </w:r>
      <w:r w:rsidRPr="008B6639">
        <w:rPr>
          <w:rFonts w:ascii="Verdana" w:hAnsi="Verdana"/>
          <w:noProof/>
          <w:sz w:val="20"/>
          <w:szCs w:val="20"/>
        </w:rPr>
        <w:t>, page 17.</w:t>
      </w:r>
    </w:p>
    <w:p w14:paraId="774C5750" w14:textId="77777777" w:rsidR="000C17F0" w:rsidRPr="008B6639" w:rsidRDefault="000C17F0" w:rsidP="008B6639">
      <w:pPr>
        <w:tabs>
          <w:tab w:val="center" w:pos="4800"/>
          <w:tab w:val="right" w:pos="9500"/>
        </w:tabs>
        <w:rPr>
          <w:rFonts w:ascii="Verdana" w:hAnsi="Verdana" w:cs="Times New Roman"/>
          <w:noProof/>
          <w:sz w:val="20"/>
          <w:szCs w:val="20"/>
        </w:rPr>
      </w:pPr>
    </w:p>
    <w:p w14:paraId="46BE7FD7"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Lee, J. J., Sax, L. J., Kim, K. A., and Hagedorn, L. S. (2004).  Understanding Students’ Parental Education Beyond First-Generation Status.  </w:t>
      </w:r>
      <w:r w:rsidRPr="008B6639">
        <w:rPr>
          <w:rFonts w:ascii="Verdana" w:hAnsi="Verdana"/>
          <w:i/>
          <w:iCs/>
          <w:noProof/>
          <w:sz w:val="20"/>
          <w:szCs w:val="20"/>
        </w:rPr>
        <w:t xml:space="preserve"> Community College Review</w:t>
      </w:r>
      <w:r w:rsidRPr="008B6639">
        <w:rPr>
          <w:rFonts w:ascii="Verdana" w:hAnsi="Verdana"/>
          <w:noProof/>
          <w:sz w:val="20"/>
          <w:szCs w:val="20"/>
        </w:rPr>
        <w:t>, 32(1):1–20.</w:t>
      </w:r>
    </w:p>
    <w:p w14:paraId="18F855C8" w14:textId="77777777" w:rsidR="000C17F0" w:rsidRPr="008B6639" w:rsidRDefault="000C17F0" w:rsidP="008B6639">
      <w:pPr>
        <w:tabs>
          <w:tab w:val="center" w:pos="4800"/>
          <w:tab w:val="right" w:pos="9500"/>
        </w:tabs>
        <w:rPr>
          <w:rFonts w:ascii="Verdana" w:hAnsi="Verdana" w:cs="Times New Roman"/>
          <w:noProof/>
          <w:sz w:val="20"/>
          <w:szCs w:val="20"/>
        </w:rPr>
      </w:pPr>
    </w:p>
    <w:p w14:paraId="09FF9CB8"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Shapiro, D., Dundar, A., Huei, F., Khasiala Wakhungu, P., Yuan, X., Nathan, A., and Hwang, Y. (2017).  A National View of Student Attainment Rates by Race and Ethnicity - Fall 2010 Cohort.  </w:t>
      </w:r>
      <w:r w:rsidRPr="008B6639">
        <w:rPr>
          <w:rFonts w:ascii="Verdana" w:hAnsi="Verdana"/>
          <w:i/>
          <w:iCs/>
          <w:noProof/>
          <w:sz w:val="20"/>
          <w:szCs w:val="20"/>
        </w:rPr>
        <w:t xml:space="preserve"> National Student Clearinghouse Research Center</w:t>
      </w:r>
      <w:r w:rsidRPr="008B6639">
        <w:rPr>
          <w:rFonts w:ascii="Verdana" w:hAnsi="Verdana"/>
          <w:noProof/>
          <w:sz w:val="20"/>
          <w:szCs w:val="20"/>
        </w:rPr>
        <w:t>.</w:t>
      </w:r>
    </w:p>
    <w:p w14:paraId="6A407FD3" w14:textId="77777777" w:rsidR="000C17F0" w:rsidRPr="008B6639" w:rsidRDefault="000C17F0" w:rsidP="008B6639">
      <w:pPr>
        <w:tabs>
          <w:tab w:val="center" w:pos="4800"/>
          <w:tab w:val="right" w:pos="9500"/>
        </w:tabs>
        <w:rPr>
          <w:rFonts w:ascii="Verdana" w:hAnsi="Verdana" w:cs="Times New Roman"/>
          <w:noProof/>
          <w:sz w:val="20"/>
          <w:szCs w:val="20"/>
        </w:rPr>
      </w:pPr>
    </w:p>
    <w:p w14:paraId="4774B771" w14:textId="77777777" w:rsidR="000C17F0" w:rsidRPr="008B6639" w:rsidRDefault="000C17F0" w:rsidP="000C17F0">
      <w:pPr>
        <w:tabs>
          <w:tab w:val="center" w:pos="4800"/>
          <w:tab w:val="right" w:pos="9500"/>
        </w:tabs>
        <w:rPr>
          <w:rFonts w:ascii="Verdana" w:hAnsi="Verdana" w:cs="Times New Roman"/>
          <w:noProof/>
          <w:sz w:val="20"/>
          <w:szCs w:val="20"/>
        </w:rPr>
      </w:pPr>
      <w:r w:rsidRPr="008B6639">
        <w:rPr>
          <w:rFonts w:ascii="Verdana" w:hAnsi="Verdana"/>
          <w:noProof/>
          <w:sz w:val="20"/>
          <w:szCs w:val="20"/>
        </w:rPr>
        <w:t xml:space="preserve">Yeager, D. S. and Walton, G. M. (2011).  Social-Psychological Interventions in Education: They’re Not Magic.  </w:t>
      </w:r>
      <w:r w:rsidRPr="008B6639">
        <w:rPr>
          <w:rFonts w:ascii="Verdana" w:hAnsi="Verdana"/>
          <w:i/>
          <w:iCs/>
          <w:noProof/>
          <w:sz w:val="20"/>
          <w:szCs w:val="20"/>
        </w:rPr>
        <w:t xml:space="preserve"> Review of Educational Research</w:t>
      </w:r>
      <w:r w:rsidRPr="008B6639">
        <w:rPr>
          <w:rFonts w:ascii="Verdana" w:hAnsi="Verdana"/>
          <w:noProof/>
          <w:sz w:val="20"/>
          <w:szCs w:val="20"/>
        </w:rPr>
        <w:t>, 81(2):267–301.</w:t>
      </w:r>
    </w:p>
    <w:p w14:paraId="63AE3234" w14:textId="77777777" w:rsidR="000C17F0" w:rsidRPr="008B6639" w:rsidRDefault="000C17F0" w:rsidP="000C17F0">
      <w:pPr>
        <w:tabs>
          <w:tab w:val="center" w:pos="4800"/>
          <w:tab w:val="right" w:pos="9500"/>
        </w:tabs>
        <w:ind w:firstLine="720"/>
        <w:rPr>
          <w:rFonts w:ascii="Verdana" w:hAnsi="Verdana" w:cs="Times New Roman"/>
          <w:noProof/>
          <w:sz w:val="20"/>
          <w:szCs w:val="20"/>
        </w:rPr>
      </w:pPr>
    </w:p>
    <w:p w14:paraId="2CC8F206" w14:textId="77777777" w:rsidR="000C17F0" w:rsidRPr="008B6639" w:rsidRDefault="000C17F0">
      <w:pPr>
        <w:rPr>
          <w:rFonts w:ascii="Verdana" w:hAnsi="Verdana"/>
          <w:sz w:val="20"/>
          <w:szCs w:val="20"/>
        </w:rPr>
      </w:pPr>
    </w:p>
    <w:sectPr w:rsidR="000C17F0" w:rsidRPr="008B66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806790" w14:textId="77777777" w:rsidR="00F6165B" w:rsidRDefault="00F6165B" w:rsidP="000C17F0">
      <w:r>
        <w:separator/>
      </w:r>
    </w:p>
  </w:endnote>
  <w:endnote w:type="continuationSeparator" w:id="0">
    <w:p w14:paraId="5B98DE40" w14:textId="77777777" w:rsidR="00F6165B" w:rsidRDefault="00F6165B" w:rsidP="000C17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430419" w14:textId="77777777" w:rsidR="00F6165B" w:rsidRDefault="00F6165B" w:rsidP="000C17F0">
      <w:r>
        <w:separator/>
      </w:r>
    </w:p>
  </w:footnote>
  <w:footnote w:type="continuationSeparator" w:id="0">
    <w:p w14:paraId="60FA842A" w14:textId="77777777" w:rsidR="00F6165B" w:rsidRDefault="00F6165B" w:rsidP="000C17F0">
      <w:r>
        <w:continuationSeparator/>
      </w:r>
    </w:p>
  </w:footnote>
  <w:footnote w:id="1">
    <w:p w14:paraId="614168B6" w14:textId="77777777" w:rsidR="000C17F0" w:rsidRPr="00E97ACF" w:rsidRDefault="000C17F0" w:rsidP="000C17F0">
      <w:pPr>
        <w:rPr>
          <w:rFonts w:ascii="Times New Roman" w:hAnsi="Times New Roman" w:cs="Times New Roman"/>
          <w:sz w:val="20"/>
          <w:szCs w:val="20"/>
        </w:rPr>
      </w:pPr>
      <w:r w:rsidRPr="00E97ACF">
        <w:rPr>
          <w:sz w:val="20"/>
          <w:szCs w:val="20"/>
          <w:vertAlign w:val="superscript"/>
        </w:rPr>
        <w:footnoteRef/>
      </w:r>
      <w:r w:rsidRPr="00E97ACF">
        <w:rPr>
          <w:sz w:val="20"/>
          <w:szCs w:val="20"/>
        </w:rPr>
        <w:t xml:space="preserve"> Contact author. </w:t>
      </w:r>
      <w:r w:rsidRPr="00E97ACF">
        <w:rPr>
          <w:i/>
          <w:iCs/>
          <w:sz w:val="20"/>
          <w:szCs w:val="20"/>
        </w:rPr>
        <w:t>Mailing address</w:t>
      </w:r>
      <w:r w:rsidRPr="00E97ACF">
        <w:rPr>
          <w:sz w:val="20"/>
          <w:szCs w:val="20"/>
        </w:rPr>
        <w:t xml:space="preserve">: 1725 State St., La Crosse, WI 54601. </w:t>
      </w:r>
      <w:r w:rsidRPr="00E97ACF">
        <w:rPr>
          <w:i/>
          <w:iCs/>
          <w:sz w:val="20"/>
          <w:szCs w:val="20"/>
        </w:rPr>
        <w:t>Phone</w:t>
      </w:r>
      <w:r w:rsidRPr="00E97ACF">
        <w:rPr>
          <w:sz w:val="20"/>
          <w:szCs w:val="20"/>
        </w:rPr>
        <w:t>: (608)406-4068.</w:t>
      </w:r>
      <w:r w:rsidRPr="00E97ACF">
        <w:rPr>
          <w:sz w:val="20"/>
          <w:szCs w:val="20"/>
        </w:rPr>
        <w:br/>
        <w:t xml:space="preserve"> </w:t>
      </w:r>
      <w:r w:rsidRPr="00E97ACF">
        <w:rPr>
          <w:i/>
          <w:iCs/>
          <w:sz w:val="20"/>
          <w:szCs w:val="20"/>
        </w:rPr>
        <w:t>E-mail</w:t>
      </w:r>
      <w:r w:rsidRPr="00E97ACF">
        <w:rPr>
          <w:sz w:val="20"/>
          <w:szCs w:val="20"/>
        </w:rPr>
        <w:t>: jmurray@uwlax.edu.</w:t>
      </w:r>
    </w:p>
  </w:footnote>
  <w:footnote w:id="2">
    <w:p w14:paraId="255AEEC7" w14:textId="77777777" w:rsidR="000C17F0" w:rsidRPr="00AC029F" w:rsidRDefault="000C17F0" w:rsidP="000C17F0">
      <w:pPr>
        <w:rPr>
          <w:rFonts w:ascii="Times New Roman" w:hAnsi="Times New Roman" w:cs="Times New Roman"/>
          <w:sz w:val="20"/>
          <w:szCs w:val="20"/>
        </w:rPr>
      </w:pPr>
      <w:r w:rsidRPr="00AC029F">
        <w:rPr>
          <w:sz w:val="20"/>
          <w:szCs w:val="20"/>
          <w:vertAlign w:val="superscript"/>
        </w:rPr>
        <w:footnoteRef/>
      </w:r>
      <w:r w:rsidRPr="00AC029F">
        <w:rPr>
          <w:sz w:val="20"/>
          <w:szCs w:val="20"/>
        </w:rPr>
        <w:t xml:space="preserve"> It is far more common for students at UWL and </w:t>
      </w:r>
      <w:proofErr w:type="spellStart"/>
      <w:r w:rsidRPr="00AC029F">
        <w:rPr>
          <w:sz w:val="20"/>
          <w:szCs w:val="20"/>
        </w:rPr>
        <w:t>Viterbo</w:t>
      </w:r>
      <w:proofErr w:type="spellEnd"/>
      <w:r w:rsidRPr="00AC029F">
        <w:rPr>
          <w:sz w:val="20"/>
          <w:szCs w:val="20"/>
        </w:rPr>
        <w:t xml:space="preserve"> (and many colleges and universities in the Midwest) to have completed the ACT rather than the SAT.</w:t>
      </w:r>
    </w:p>
  </w:footnote>
  <w:footnote w:id="3">
    <w:p w14:paraId="2C8707E9" w14:textId="77777777" w:rsidR="000C17F0" w:rsidRPr="00AC029F" w:rsidRDefault="000C17F0" w:rsidP="000C17F0">
      <w:pPr>
        <w:rPr>
          <w:rFonts w:ascii="Times New Roman" w:hAnsi="Times New Roman" w:cs="Times New Roman"/>
          <w:sz w:val="20"/>
          <w:szCs w:val="20"/>
        </w:rPr>
      </w:pPr>
      <w:r w:rsidRPr="00AC029F">
        <w:rPr>
          <w:sz w:val="20"/>
          <w:szCs w:val="20"/>
          <w:vertAlign w:val="superscript"/>
        </w:rPr>
        <w:footnoteRef/>
      </w:r>
      <w:r w:rsidRPr="00AC029F">
        <w:rPr>
          <w:sz w:val="20"/>
          <w:szCs w:val="20"/>
        </w:rPr>
        <w:t xml:space="preserve"> The coefficient is equal to marginal effect on the log of the odds ratio for being in a higher-order category for purpose or audience.</w:t>
      </w:r>
    </w:p>
  </w:footnote>
</w:footnote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nda Murray">
    <w15:presenceInfo w15:providerId="AD" w15:userId="S-1-5-21-1009085979-252248198-1539857752-1615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7F0"/>
    <w:rsid w:val="000028B2"/>
    <w:rsid w:val="00021656"/>
    <w:rsid w:val="000336CA"/>
    <w:rsid w:val="00060B5D"/>
    <w:rsid w:val="0007594E"/>
    <w:rsid w:val="000B4E20"/>
    <w:rsid w:val="000C17F0"/>
    <w:rsid w:val="000C3BDC"/>
    <w:rsid w:val="001058DF"/>
    <w:rsid w:val="00133A1C"/>
    <w:rsid w:val="00134EE1"/>
    <w:rsid w:val="001D5FCC"/>
    <w:rsid w:val="001E7223"/>
    <w:rsid w:val="00236132"/>
    <w:rsid w:val="0024185F"/>
    <w:rsid w:val="002622C0"/>
    <w:rsid w:val="00266B30"/>
    <w:rsid w:val="0027323E"/>
    <w:rsid w:val="00276A92"/>
    <w:rsid w:val="002B1551"/>
    <w:rsid w:val="002D36B4"/>
    <w:rsid w:val="002E6467"/>
    <w:rsid w:val="002F7D6E"/>
    <w:rsid w:val="00312DA6"/>
    <w:rsid w:val="00342947"/>
    <w:rsid w:val="00344981"/>
    <w:rsid w:val="00356C05"/>
    <w:rsid w:val="003A6651"/>
    <w:rsid w:val="004050ED"/>
    <w:rsid w:val="00421E49"/>
    <w:rsid w:val="004361B0"/>
    <w:rsid w:val="00487B1F"/>
    <w:rsid w:val="004A3E71"/>
    <w:rsid w:val="004B35FC"/>
    <w:rsid w:val="004E52CB"/>
    <w:rsid w:val="00570B77"/>
    <w:rsid w:val="005B2A2E"/>
    <w:rsid w:val="005B5B44"/>
    <w:rsid w:val="005F0CA9"/>
    <w:rsid w:val="0065414C"/>
    <w:rsid w:val="00666072"/>
    <w:rsid w:val="00707E96"/>
    <w:rsid w:val="0073567B"/>
    <w:rsid w:val="0074045A"/>
    <w:rsid w:val="0075274E"/>
    <w:rsid w:val="00783E9C"/>
    <w:rsid w:val="007D6133"/>
    <w:rsid w:val="007F19DA"/>
    <w:rsid w:val="007F3CA2"/>
    <w:rsid w:val="008035BC"/>
    <w:rsid w:val="00822E14"/>
    <w:rsid w:val="00853826"/>
    <w:rsid w:val="00891A9C"/>
    <w:rsid w:val="008A1C59"/>
    <w:rsid w:val="008B2650"/>
    <w:rsid w:val="008B6639"/>
    <w:rsid w:val="008C56CC"/>
    <w:rsid w:val="008F071C"/>
    <w:rsid w:val="00933818"/>
    <w:rsid w:val="00960025"/>
    <w:rsid w:val="009B1C27"/>
    <w:rsid w:val="00A03917"/>
    <w:rsid w:val="00A4032A"/>
    <w:rsid w:val="00A40E79"/>
    <w:rsid w:val="00A9282F"/>
    <w:rsid w:val="00AA1B4E"/>
    <w:rsid w:val="00AA3A36"/>
    <w:rsid w:val="00AC029F"/>
    <w:rsid w:val="00AD2763"/>
    <w:rsid w:val="00AE190A"/>
    <w:rsid w:val="00B8615B"/>
    <w:rsid w:val="00BF2E9F"/>
    <w:rsid w:val="00C05E4A"/>
    <w:rsid w:val="00C14141"/>
    <w:rsid w:val="00C20D20"/>
    <w:rsid w:val="00C22E5C"/>
    <w:rsid w:val="00C56B59"/>
    <w:rsid w:val="00C56D51"/>
    <w:rsid w:val="00CA77B8"/>
    <w:rsid w:val="00CC0330"/>
    <w:rsid w:val="00D75031"/>
    <w:rsid w:val="00D8734D"/>
    <w:rsid w:val="00E07164"/>
    <w:rsid w:val="00E1421F"/>
    <w:rsid w:val="00E26EF5"/>
    <w:rsid w:val="00E554D4"/>
    <w:rsid w:val="00E97ACF"/>
    <w:rsid w:val="00F54516"/>
    <w:rsid w:val="00F6165B"/>
    <w:rsid w:val="00F62AF8"/>
    <w:rsid w:val="00F6467A"/>
    <w:rsid w:val="00F731B1"/>
    <w:rsid w:val="00F8053E"/>
    <w:rsid w:val="00F86FD5"/>
    <w:rsid w:val="00F97A7C"/>
    <w:rsid w:val="00FC3178"/>
    <w:rsid w:val="00FC6E72"/>
    <w:rsid w:val="00FD21CF"/>
    <w:rsid w:val="00FE2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D28D8"/>
  <w15:chartTrackingRefBased/>
  <w15:docId w15:val="{C00DAB55-9639-4A9E-97C8-138D1A4F9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17F0"/>
    <w:pPr>
      <w:widowControl w:val="0"/>
      <w:autoSpaceDE w:val="0"/>
      <w:autoSpaceDN w:val="0"/>
      <w:adjustRightInd w:val="0"/>
      <w:spacing w:after="0" w:line="240" w:lineRule="auto"/>
    </w:pPr>
    <w:rPr>
      <w:rFonts w:ascii="Calibri" w:eastAsiaTheme="minorEastAsia" w:hAnsi="Calibri" w:cs="Calibri"/>
      <w:sz w:val="24"/>
      <w:szCs w:val="24"/>
    </w:rPr>
  </w:style>
  <w:style w:type="paragraph" w:styleId="Heading2">
    <w:name w:val="heading 2"/>
    <w:basedOn w:val="Normal"/>
    <w:next w:val="Normal"/>
    <w:link w:val="Heading2Char"/>
    <w:uiPriority w:val="99"/>
    <w:semiHidden/>
    <w:unhideWhenUsed/>
    <w:qFormat/>
    <w:rsid w:val="000C17F0"/>
    <w:pPr>
      <w:ind w:firstLine="720"/>
      <w:outlineLvl w:val="1"/>
    </w:pPr>
    <w:rPr>
      <w:rFonts w:eastAsia="Times New Roman"/>
      <w:b/>
      <w:bCs/>
      <w:noProof/>
      <w:sz w:val="32"/>
      <w:szCs w:val="32"/>
    </w:rPr>
  </w:style>
  <w:style w:type="paragraph" w:styleId="Heading3">
    <w:name w:val="heading 3"/>
    <w:basedOn w:val="Normal"/>
    <w:next w:val="Normal"/>
    <w:link w:val="Heading3Char"/>
    <w:uiPriority w:val="99"/>
    <w:semiHidden/>
    <w:unhideWhenUsed/>
    <w:qFormat/>
    <w:rsid w:val="000C17F0"/>
    <w:pPr>
      <w:ind w:firstLine="720"/>
      <w:outlineLvl w:val="2"/>
    </w:pPr>
    <w:rPr>
      <w:rFonts w:eastAsia="Times New Roman"/>
      <w:b/>
      <w:bCs/>
      <w:noProof/>
      <w:sz w:val="28"/>
      <w:szCs w:val="28"/>
    </w:rPr>
  </w:style>
  <w:style w:type="paragraph" w:styleId="Heading5">
    <w:name w:val="heading 5"/>
    <w:basedOn w:val="Normal"/>
    <w:next w:val="Normal"/>
    <w:link w:val="Heading5Char"/>
    <w:uiPriority w:val="99"/>
    <w:semiHidden/>
    <w:unhideWhenUsed/>
    <w:qFormat/>
    <w:rsid w:val="000C17F0"/>
    <w:pPr>
      <w:ind w:firstLine="720"/>
      <w:outlineLvl w:val="4"/>
    </w:pPr>
    <w:rPr>
      <w:rFonts w:eastAsia="Times New Roman"/>
      <w:b/>
      <w:bCs/>
      <w:noProo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0C17F0"/>
    <w:rPr>
      <w:rFonts w:ascii="Calibri" w:eastAsia="Times New Roman" w:hAnsi="Calibri" w:cs="Calibri"/>
      <w:b/>
      <w:bCs/>
      <w:noProof/>
      <w:sz w:val="32"/>
      <w:szCs w:val="32"/>
    </w:rPr>
  </w:style>
  <w:style w:type="character" w:customStyle="1" w:styleId="Heading3Char">
    <w:name w:val="Heading 3 Char"/>
    <w:basedOn w:val="DefaultParagraphFont"/>
    <w:link w:val="Heading3"/>
    <w:uiPriority w:val="99"/>
    <w:semiHidden/>
    <w:rsid w:val="000C17F0"/>
    <w:rPr>
      <w:rFonts w:ascii="Calibri" w:eastAsia="Times New Roman" w:hAnsi="Calibri" w:cs="Calibri"/>
      <w:b/>
      <w:bCs/>
      <w:noProof/>
      <w:sz w:val="28"/>
      <w:szCs w:val="28"/>
    </w:rPr>
  </w:style>
  <w:style w:type="character" w:customStyle="1" w:styleId="Heading5Char">
    <w:name w:val="Heading 5 Char"/>
    <w:basedOn w:val="DefaultParagraphFont"/>
    <w:link w:val="Heading5"/>
    <w:uiPriority w:val="99"/>
    <w:semiHidden/>
    <w:rsid w:val="000C17F0"/>
    <w:rPr>
      <w:rFonts w:ascii="Calibri" w:eastAsia="Times New Roman" w:hAnsi="Calibri" w:cs="Calibri"/>
      <w:b/>
      <w:bCs/>
      <w:noProof/>
      <w:sz w:val="32"/>
      <w:szCs w:val="32"/>
    </w:rPr>
  </w:style>
  <w:style w:type="table" w:styleId="TableGrid">
    <w:name w:val="Table Grid"/>
    <w:basedOn w:val="TableNormal"/>
    <w:uiPriority w:val="39"/>
    <w:rsid w:val="00C22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914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20</Pages>
  <Words>5311</Words>
  <Characters>30274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Murray</dc:creator>
  <cp:keywords/>
  <dc:description/>
  <cp:lastModifiedBy>Brenda Murray</cp:lastModifiedBy>
  <cp:revision>7</cp:revision>
  <cp:lastPrinted>2018-07-13T00:29:00Z</cp:lastPrinted>
  <dcterms:created xsi:type="dcterms:W3CDTF">2019-08-16T17:20:00Z</dcterms:created>
  <dcterms:modified xsi:type="dcterms:W3CDTF">2019-08-16T18:34:00Z</dcterms:modified>
</cp:coreProperties>
</file>